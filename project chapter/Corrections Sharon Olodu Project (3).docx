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Default Extension="png" ContentType="image/png"/>
  <Default Extension="tiff" ContentType="image/tiff"/>
  <Default Extension="gif" ContentType="image/gif"/>
  <Default Extension="bin" ContentType="application/vnd.openxmlformats-officedocument.oleObject"/>
  <Default Extension="wmf" ContentType="image/x-wmf"/>
  <Default Extension="emf" ContentType="image/x-emf"/>
  <Override PartName="/docProps/app.xml" ContentType="application/vnd.openxmlformats-officedocument.extended-properties+xml"/>
  <Override PartName="/word/theme/theme1.xml" ContentType="application/vnd.openxmlformats-officedocument.theme+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ink="http://schemas.microsoft.com/office/drawing/2016/ink" xmlns:am3d="http://schemas.microsoft.com/office/drawing/2017/model3d" xmlns:c="http://schemas.openxmlformats.org/drawingml/2006/char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oel="http://schemas.microsoft.com/office/2019/extlst"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rsidR="002F4878" w:rsidRDefault="002F4878" w14:paraId="47B43EAC" w14:textId="1501970C" w:rsidP="6E4FD539">
      <w:pPr>
        <w:jc w:val="center"/>
        <w:spacing w:before="299" w:after="299"/>
        <w:rPr>
          <w:bCs w:val="1"/>
          <w:b/>
          <w:rFonts w:ascii="Aptos" w:cs="Aptos" w:eastAsia="Aptos" w:hAnsi="Aptos"/>
          <w:sz w:val="32"/>
          <w:szCs w:val="32"/>
        </w:rPr>
      </w:pPr>
    </w:p>
    <w:p w:rsidR="002F4878" w:rsidRDefault="002F4878" w14:paraId="4571429F" w14:textId="5F85CA11" w:rsidP="6E4FD539">
      <w:pPr>
        <w:jc w:val="center"/>
        <w:spacing w:before="299" w:after="299"/>
        <w:rPr>
          <w:bCs w:val="1"/>
          <w:b/>
          <w:rFonts w:ascii="Aptos" w:cs="Aptos" w:eastAsia="Aptos" w:hAnsi="Aptos"/>
          <w:sz w:val="32"/>
          <w:szCs w:val="32"/>
        </w:rPr>
      </w:pPr>
      <w:r w:rsidR="4AADD270" w:rsidRPr="140EE902">
        <w:rPr>
          <w:bCs w:val="1"/>
          <w:b/>
          <w:rFonts w:ascii="Aptos" w:cs="Aptos" w:eastAsia="Aptos" w:hAnsi="Aptos"/>
          <w:sz w:val="32"/>
          <w:szCs w:val="32"/>
        </w:rPr>
        <w:t xml:space="preserve">MOVETOGETHER: </w:t>
      </w:r>
      <w:r w:rsidR="008EE0E6" w:rsidRPr="140EE902">
        <w:rPr>
          <w:bCs w:val="1"/>
          <w:b/>
          <w:rFonts w:ascii="Aptos" w:cs="Aptos" w:eastAsia="Aptos" w:hAnsi="Aptos"/>
          <w:sz w:val="32"/>
          <w:szCs w:val="32"/>
        </w:rPr>
        <w:t xml:space="preserve"> A WEB-BASED TRANSPORT AND TRIP-SHARING SYSTEM</w:t>
      </w:r>
    </w:p>
    <w:p w:rsidR="002F4878" w:rsidRDefault="002F4878" w14:paraId="2268BEEE" w14:textId="3A3DCD38" w:rsidP="0B277C97">
      <w:pPr>
        <w:jc w:val="center"/>
        <w:spacing w:before="299" w:after="299"/>
        <w:rPr>
          <w:bCs w:val="1"/>
          <w:b/>
          <w:rFonts w:ascii="Aptos" w:cs="Aptos" w:eastAsia="Aptos" w:hAnsi="Aptos"/>
          <w:sz w:val="32"/>
          <w:szCs w:val="32"/>
        </w:rPr>
      </w:pPr>
    </w:p>
    <w:p w:rsidR="374D1634" w:rsidRDefault="374D1634" w14:paraId="2631F27E" w14:textId="1D192453" w:rsidP="6E4FD539">
      <w:pPr>
        <w:jc w:val="center"/>
        <w:rPr>
          <w:bCs w:val="1"/>
          <w:b/>
          <w:sz w:val="28"/>
          <w:szCs w:val="28"/>
        </w:rPr>
      </w:pPr>
      <w:r w:rsidR="374D1634" w:rsidRPr="6E4FD539">
        <w:rPr>
          <w:bCs w:val="1"/>
          <w:b/>
          <w:sz w:val="28"/>
          <w:szCs w:val="28"/>
        </w:rPr>
        <w:t>OLODU SHARON AWELE</w:t>
      </w:r>
    </w:p>
    <w:p w:rsidR="374D1634" w:rsidRDefault="374D1634" w14:paraId="5C991835" w14:textId="33D0DC9C" w:rsidP="6E4FD539">
      <w:pPr>
        <w:jc w:val="center"/>
        <w:rPr>
          <w:bCs w:val="1"/>
          <w:b/>
          <w:sz w:val="28"/>
          <w:szCs w:val="28"/>
        </w:rPr>
      </w:pPr>
      <w:r w:rsidR="374D1634" w:rsidRPr="6E4FD539">
        <w:rPr>
          <w:bCs w:val="1"/>
          <w:b/>
          <w:sz w:val="28"/>
          <w:szCs w:val="28"/>
        </w:rPr>
        <w:t>SCN/CSC/220342</w:t>
      </w:r>
    </w:p>
    <w:p w:rsidR="6E4FD539" w:rsidRDefault="6E4FD539" w14:paraId="142A0ED5" w14:textId="63B58C65" w:rsidP="6E4FD539">
      <w:pPr>
        <w:jc w:val="center"/>
        <w:rPr>
          <w:bCs w:val="1"/>
          <w:b/>
          <w:sz w:val="28"/>
          <w:szCs w:val="28"/>
        </w:rPr>
      </w:pPr>
    </w:p>
    <w:p w:rsidR="374D1634" w:rsidRDefault="374D1634" w14:paraId="6BB08302" w14:textId="21992F61" w:rsidP="6E4FD539">
      <w:pPr>
        <w:jc w:val="center"/>
        <w:rPr>
          <w:bCs w:val="1"/>
          <w:b/>
          <w:sz w:val="28"/>
          <w:szCs w:val="28"/>
        </w:rPr>
      </w:pPr>
      <w:r w:rsidR="374D1634" w:rsidRPr="6E4FD539">
        <w:rPr>
          <w:bCs w:val="1"/>
          <w:b/>
          <w:sz w:val="28"/>
          <w:szCs w:val="28"/>
        </w:rPr>
        <w:t>DEPARTMENT OF COMPUTER SCIENCE, FACULTY OF COMPUTING,</w:t>
      </w:r>
    </w:p>
    <w:p w:rsidR="374D1634" w:rsidRDefault="374D1634" w14:paraId="0597331D" w14:textId="6506DE5E" w:rsidP="6E4FD539">
      <w:pPr>
        <w:jc w:val="center"/>
        <w:rPr>
          <w:bCs w:val="1"/>
          <w:b/>
          <w:sz w:val="28"/>
          <w:szCs w:val="28"/>
        </w:rPr>
      </w:pPr>
      <w:r w:rsidR="374D1634" w:rsidRPr="6E4FD539">
        <w:rPr>
          <w:bCs w:val="1"/>
          <w:b/>
          <w:sz w:val="28"/>
          <w:szCs w:val="28"/>
        </w:rPr>
        <w:t>BENSON IDAHOSA UNIVERSITY, BENINCITY, EDO STATE,</w:t>
      </w:r>
    </w:p>
    <w:p w:rsidR="374D1634" w:rsidRDefault="374D1634" w14:paraId="4EC7802C" w14:textId="3F737618" w:rsidP="6E4FD539">
      <w:pPr>
        <w:jc w:val="center"/>
        <w:rPr>
          <w:bCs w:val="1"/>
          <w:b/>
          <w:sz w:val="28"/>
          <w:szCs w:val="28"/>
        </w:rPr>
      </w:pPr>
      <w:r w:rsidR="374D1634" w:rsidRPr="6E4FD539">
        <w:rPr>
          <w:bCs w:val="1"/>
          <w:b/>
          <w:sz w:val="28"/>
          <w:szCs w:val="28"/>
        </w:rPr>
        <w:t>NIGERIA</w:t>
      </w:r>
    </w:p>
    <w:p w:rsidR="6E4FD539" w:rsidRDefault="6E4FD539" w14:paraId="3182E85C" w14:textId="6EE48836" w:rsidP="6E4FD539">
      <w:pPr>
        <w:jc w:val="center"/>
        <w:rPr>
          <w:bCs w:val="1"/>
          <w:b/>
          <w:sz w:val="28"/>
          <w:szCs w:val="28"/>
        </w:rPr>
      </w:pPr>
    </w:p>
    <w:p w:rsidR="6E4FD539" w:rsidRDefault="6E4FD539" w14:paraId="3761A0E0" w14:textId="6D5FD134" w:rsidP="6E4FD539">
      <w:pPr>
        <w:jc w:val="center"/>
        <w:rPr>
          <w:bCs w:val="1"/>
          <w:b/>
          <w:sz w:val="28"/>
          <w:szCs w:val="28"/>
        </w:rPr>
      </w:pPr>
    </w:p>
    <w:p w:rsidR="374D1634" w:rsidRDefault="374D1634" w14:paraId="1CD32C75" w14:textId="4A473CCA" w:rsidP="6E4FD539">
      <w:pPr>
        <w:jc w:val="center"/>
        <w:rPr>
          <w:bCs w:val="1"/>
          <w:b/>
          <w:sz w:val="28"/>
          <w:szCs w:val="28"/>
        </w:rPr>
      </w:pPr>
      <w:r w:rsidR="374D1634" w:rsidRPr="6E4FD539">
        <w:rPr>
          <w:bCs w:val="1"/>
          <w:b/>
          <w:sz w:val="28"/>
          <w:szCs w:val="28"/>
        </w:rPr>
        <w:t>APRIL, 2026</w:t>
      </w:r>
    </w:p>
    <w:p w:rsidR="6E4FD539" w:rsidRDefault="6E4FD539" w14:paraId="4E019C4E" w14:textId="7B3A36AA" w:rsidP="6E4FD539">
      <w:pPr>
        <w:jc w:val="center"/>
        <w:rPr>
          <w:bCs w:val="1"/>
          <w:b/>
          <w:sz w:val="28"/>
          <w:szCs w:val="28"/>
        </w:rPr>
      </w:pPr>
    </w:p>
    <w:p w:rsidR="6E4FD539" w:rsidRDefault="6E4FD539" w14:paraId="3945E77C" w14:textId="0D819602" w:rsidP="6E4FD539">
      <w:pPr>
        <w:jc w:val="center"/>
        <w:spacing w:before="299" w:after="299"/>
        <w:rPr>
          <w:bCs w:val="1"/>
          <w:b/>
          <w:rFonts w:ascii="Aptos" w:cs="Aptos" w:eastAsia="Aptos" w:hAnsi="Aptos"/>
          <w:sz w:val="32"/>
          <w:szCs w:val="32"/>
        </w:rPr>
      </w:pPr>
    </w:p>
    <w:p w:rsidR="6E4FD539" w:rsidRDefault="6E4FD539" w14:paraId="743B8E45" w14:textId="54696C93" w:rsidP="6E4FD539">
      <w:pPr>
        <w:jc w:val="center"/>
        <w:spacing w:before="299" w:after="299"/>
        <w:rPr>
          <w:bCs w:val="1"/>
          <w:b/>
          <w:rFonts w:ascii="Aptos" w:cs="Aptos" w:eastAsia="Aptos" w:hAnsi="Aptos"/>
          <w:sz w:val="32"/>
          <w:szCs w:val="32"/>
        </w:rPr>
      </w:pPr>
    </w:p>
    <w:p w:rsidR="6E4FD539" w:rsidRDefault="6E4FD539" w14:paraId="58A3D464" w14:textId="37552B12" w:rsidP="6E4FD539">
      <w:pPr>
        <w:jc w:val="center"/>
        <w:spacing w:before="299" w:after="299"/>
        <w:rPr>
          <w:bCs w:val="1"/>
          <w:b/>
          <w:rFonts w:ascii="Aptos" w:cs="Aptos" w:eastAsia="Aptos" w:hAnsi="Aptos"/>
          <w:sz w:val="32"/>
          <w:szCs w:val="32"/>
        </w:rPr>
      </w:pPr>
    </w:p>
    <w:p w:rsidR="6E4FD539" w:rsidRDefault="6E4FD539" w14:paraId="3B1B8A75" w14:textId="0DB84AE5" w:rsidP="6E4FD539">
      <w:pPr>
        <w:jc w:val="center"/>
        <w:spacing w:before="299" w:after="299"/>
        <w:rPr>
          <w:bCs w:val="1"/>
          <w:b/>
          <w:rFonts w:ascii="Aptos" w:cs="Aptos" w:eastAsia="Aptos" w:hAnsi="Aptos"/>
          <w:sz w:val="32"/>
          <w:szCs w:val="32"/>
        </w:rPr>
      </w:pPr>
    </w:p>
    <w:p w:rsidR="6E4FD539" w:rsidRDefault="6E4FD539" w14:paraId="22CBC46E" w14:textId="074191CF" w:rsidP="6E4FD539">
      <w:pPr>
        <w:jc w:val="center"/>
        <w:spacing w:before="299" w:after="299"/>
        <w:rPr>
          <w:bCs w:val="1"/>
          <w:b/>
          <w:rFonts w:ascii="Aptos" w:cs="Aptos" w:eastAsia="Aptos" w:hAnsi="Aptos"/>
          <w:sz w:val="32"/>
          <w:szCs w:val="32"/>
        </w:rPr>
      </w:pPr>
    </w:p>
    <w:p w:rsidR="6E4FD539" w:rsidRDefault="6E4FD539" w14:paraId="7A4D646B" w14:textId="2A467990" w:rsidP="6E4FD539">
      <w:pPr>
        <w:jc w:val="center"/>
        <w:spacing w:before="299" w:after="299"/>
        <w:rPr>
          <w:bCs w:val="1"/>
          <w:b/>
          <w:rFonts w:ascii="Aptos" w:cs="Aptos" w:eastAsia="Aptos" w:hAnsi="Aptos"/>
          <w:sz w:val="32"/>
          <w:szCs w:val="32"/>
        </w:rPr>
      </w:pPr>
    </w:p>
    <w:p w:rsidR="6E4FD539" w:rsidRDefault="6E4FD539" w14:paraId="61799D94" w14:textId="7FC7E652" w:rsidP="6E4FD539">
      <w:pPr>
        <w:jc w:val="center"/>
        <w:spacing w:before="299" w:after="299"/>
        <w:rPr>
          <w:bCs w:val="1"/>
          <w:b/>
          <w:rFonts w:ascii="Aptos" w:cs="Aptos" w:eastAsia="Aptos" w:hAnsi="Aptos"/>
          <w:sz w:val="32"/>
          <w:szCs w:val="32"/>
        </w:rPr>
      </w:pPr>
    </w:p>
    <w:p w:rsidR="6E4FD539" w:rsidRDefault="6E4FD539" w14:paraId="6CAE60F7" w14:textId="15CD8577" w:rsidP="6E4FD539">
      <w:pPr>
        <w:jc w:val="center"/>
        <w:spacing w:before="299" w:after="299"/>
        <w:rPr>
          <w:bCs w:val="1"/>
          <w:b/>
          <w:rFonts w:ascii="Aptos" w:cs="Aptos" w:eastAsia="Aptos" w:hAnsi="Aptos"/>
          <w:sz w:val="32"/>
          <w:szCs w:val="32"/>
        </w:rPr>
      </w:pPr>
    </w:p>
    <w:p w:rsidR="168D66B8" w:rsidRDefault="168D66B8" w14:paraId="06563EC6" w14:textId="3BC1865F" w:rsidP="0B277C97">
      <w:pPr>
        <w:jc w:val="center"/>
        <w:spacing w:before="299" w:after="299"/>
        <w:rPr>
          <w:bCs w:val="1"/>
          <w:b/>
          <w:rFonts w:ascii="Aptos" w:cs="Aptos" w:eastAsia="Aptos" w:hAnsi="Aptos"/>
          <w:sz w:val="32"/>
          <w:szCs w:val="32"/>
        </w:rPr>
      </w:pPr>
      <w:r w:rsidR="40691159" w:rsidRPr="140EE902">
        <w:rPr>
          <w:bCs w:val="1"/>
          <w:b/>
          <w:rFonts w:ascii="Aptos" w:cs="Aptos" w:eastAsia="Aptos" w:hAnsi="Aptos"/>
          <w:sz w:val="32"/>
          <w:szCs w:val="32"/>
        </w:rPr>
        <w:t xml:space="preserve">MOVETOGETHER: </w:t>
      </w:r>
      <w:r w:rsidR="4930CE22" w:rsidRPr="140EE902">
        <w:rPr>
          <w:bCs w:val="1"/>
          <w:b/>
          <w:rFonts w:ascii="Aptos" w:cs="Aptos" w:eastAsia="Aptos" w:hAnsi="Aptos"/>
          <w:sz w:val="32"/>
          <w:szCs w:val="32"/>
        </w:rPr>
        <w:t>A WEB-BASED TRANSPORT AND TRIP-SHARING SYSTEM</w:t>
      </w:r>
    </w:p>
    <w:p w:rsidR="0B277C97" w:rsidRDefault="0B277C97" w14:paraId="0FC26242" w14:textId="06B9C2CB" w:rsidP="0B277C97"/>
    <w:p w:rsidR="0B277C97" w:rsidRDefault="0B277C97" w14:paraId="6A501CD3" w14:textId="04E93C72" w:rsidP="0B277C97"/>
    <w:p w:rsidR="0B277C97" w:rsidRDefault="0B277C97" w14:paraId="2597874D" w14:textId="731AEB73" w:rsidP="0B277C97"/>
    <w:p w:rsidR="1367B6D1" w:rsidRDefault="1367B6D1" w14:paraId="07050CEA" w14:textId="1D192453" w:rsidP="0B277C97">
      <w:pPr>
        <w:jc w:val="center"/>
        <w:rPr>
          <w:bCs/>
          <w:b/>
          <w:sz w:val="28"/>
          <w:szCs w:val="28"/>
        </w:rPr>
      </w:pPr>
      <w:r w:rsidRPr="0B277C97">
        <w:rPr>
          <w:bCs/>
          <w:b/>
          <w:sz w:val="28"/>
          <w:szCs w:val="28"/>
        </w:rPr>
        <w:t>OLODU SHARON AWELE</w:t>
      </w:r>
    </w:p>
    <w:p w:rsidR="1367B6D1" w:rsidRDefault="1367B6D1" w14:paraId="010ACD03" w14:textId="33D0DC9C" w:rsidP="0B277C97">
      <w:pPr>
        <w:jc w:val="center"/>
        <w:rPr>
          <w:bCs/>
          <w:b/>
          <w:sz w:val="28"/>
          <w:szCs w:val="28"/>
        </w:rPr>
      </w:pPr>
      <w:r w:rsidRPr="0B277C97">
        <w:rPr>
          <w:bCs/>
          <w:b/>
          <w:sz w:val="28"/>
          <w:szCs w:val="28"/>
        </w:rPr>
        <w:t>SCN/CSC/220342</w:t>
      </w:r>
    </w:p>
    <w:p w:rsidR="0B277C97" w:rsidRDefault="0B277C97" w14:paraId="0F3D491D" w14:textId="4CE9DC9E" w:rsidP="0B277C97">
      <w:pPr>
        <w:jc w:val="center"/>
        <w:rPr>
          <w:bCs/>
          <w:b/>
          <w:sz w:val="28"/>
          <w:szCs w:val="28"/>
        </w:rPr>
      </w:pPr>
    </w:p>
    <w:p w:rsidR="0B277C97" w:rsidRDefault="0B277C97" w14:paraId="53E2DAC0" w14:textId="339BFB3F" w:rsidP="0B277C97">
      <w:pPr>
        <w:jc w:val="center"/>
        <w:rPr>
          <w:bCs/>
          <w:b/>
          <w:sz w:val="28"/>
          <w:szCs w:val="28"/>
        </w:rPr>
      </w:pPr>
    </w:p>
    <w:p w:rsidR="1367B6D1" w:rsidRDefault="1367B6D1" w14:paraId="37EF9B88" w14:textId="21992F61" w:rsidP="0B277C97">
      <w:pPr>
        <w:jc w:val="center"/>
        <w:rPr>
          <w:ins w:author="Sharon Olodu" w:date="2026-04-12T18:51:00Z" w16du:dateUtc="2026-04-12T18:51:13Z" w:id="1"/>
          <w:bCs/>
          <w:b/>
          <w:sz w:val="28"/>
          <w:szCs w:val="28"/>
        </w:rPr>
      </w:pPr>
      <w:r w:rsidRPr="0B277C97">
        <w:rPr>
          <w:bCs/>
          <w:b/>
          <w:sz w:val="28"/>
          <w:szCs w:val="28"/>
        </w:rPr>
        <w:t>DEPARTMENT OF COMPUTER SCIENCE, FACULTY OF COMPUTING,</w:t>
      </w:r>
    </w:p>
    <w:p w:rsidR="64182BDE" w:rsidRDefault="64182BDE" w14:paraId="03F3CEC1" w14:textId="6506DE5E" w:rsidP="0B277C97">
      <w:pPr>
        <w:jc w:val="center"/>
        <w:rPr>
          <w:ins w:author="Sharon Olodu" w:date="2026-04-12T18:51:00Z" w16du:dateUtc="2026-04-12T18:51:50Z" w:id="2"/>
          <w:bCs/>
          <w:b/>
          <w:sz w:val="28"/>
          <w:szCs w:val="28"/>
        </w:rPr>
      </w:pPr>
      <w:ins w:author="Sharon Olodu" w:date="2026-04-12T18:51:00Z" w16du:dateUtc="2026-04-12T18:51:50Z" w:id="3">
        <w:r w:rsidRPr="0B277C97">
          <w:rPr>
            <w:b/>
            <w:bCs/>
            <w:sz w:val="28"/>
            <w:szCs w:val="28"/>
          </w:rPr>
          <w:t>BENSON IDAHOSA UNIVERSITY, BENINCITY, EDO STATE,</w:t>
        </w:r>
      </w:ins>
    </w:p>
    <w:p w:rsidR="64182BDE" w:rsidRDefault="64182BDE" w14:paraId="53832FBB" w14:textId="3F737618" w:rsidP="0B277C97">
      <w:pPr>
        <w:jc w:val="center"/>
        <w:rPr>
          <w:ins w:author="Sharon Olodu" w:date="2026-04-12T18:51:00Z" w16du:dateUtc="2026-04-12T18:51:56Z" w:id="4"/>
          <w:bCs/>
          <w:b/>
          <w:sz w:val="28"/>
          <w:szCs w:val="28"/>
        </w:rPr>
      </w:pPr>
      <w:ins w:author="Sharon Olodu" w:date="2026-04-12T18:51:00Z" w16du:dateUtc="2026-04-12T18:51:54Z" w:id="5">
        <w:r w:rsidRPr="0B277C97">
          <w:rPr>
            <w:b/>
            <w:bCs/>
            <w:sz w:val="28"/>
            <w:szCs w:val="28"/>
          </w:rPr>
          <w:t>NIGERIA</w:t>
        </w:r>
      </w:ins>
    </w:p>
    <w:p w:rsidR="0B277C97" w:rsidRDefault="0B277C97" w14:paraId="569CD1B8" w14:textId="6EE48836" w:rsidP="0B277C97">
      <w:pPr>
        <w:jc w:val="center"/>
        <w:rPr>
          <w:ins w:author="Sharon Olodu" w:date="2026-04-12T18:51:00Z" w16du:dateUtc="2026-04-12T18:51:56Z" w:id="6"/>
          <w:bCs/>
          <w:b/>
          <w:sz w:val="28"/>
          <w:szCs w:val="28"/>
        </w:rPr>
      </w:pPr>
    </w:p>
    <w:p w:rsidR="0B277C97" w:rsidRDefault="0B277C97" w14:paraId="7457AB1E" w14:textId="6D5FD134" w:rsidP="0B277C97">
      <w:pPr>
        <w:jc w:val="center"/>
        <w:rPr>
          <w:ins w:author="Sharon Olodu" w:date="2026-04-12T18:51:00Z" w16du:dateUtc="2026-04-12T18:51:57Z" w:id="7"/>
          <w:bCs/>
          <w:b/>
          <w:sz w:val="28"/>
          <w:szCs w:val="28"/>
        </w:rPr>
      </w:pPr>
    </w:p>
    <w:p w:rsidR="64182BDE" w:rsidRDefault="64182BDE" w14:paraId="469D0601" w14:textId="4A473CCA" w:rsidP="0B277C97">
      <w:pPr>
        <w:jc w:val="center"/>
        <w:rPr>
          <w:bCs/>
          <w:b/>
          <w:sz w:val="28"/>
          <w:szCs w:val="28"/>
        </w:rPr>
      </w:pPr>
      <w:ins w:author="Sharon Olodu" w:date="2026-04-12T18:51:00Z" w16du:dateUtc="2026-04-12T18:51:59Z" w:id="8">
        <w:r w:rsidRPr="0B277C97">
          <w:rPr>
            <w:b/>
            <w:bCs/>
            <w:sz w:val="28"/>
            <w:szCs w:val="28"/>
          </w:rPr>
          <w:t>AP</w:t>
        </w:r>
      </w:ins>
      <w:ins w:author="Sharon Olodu" w:date="2026-04-12T18:52:00Z" w16du:dateUtc="2026-04-12T18:52:08Z" w:id="9">
        <w:r w:rsidRPr="0B277C97">
          <w:rPr>
            <w:b/>
            <w:bCs/>
            <w:sz w:val="28"/>
            <w:szCs w:val="28"/>
          </w:rPr>
          <w:t>RIL, 2026</w:t>
        </w:r>
      </w:ins>
    </w:p>
    <w:p w:rsidR="0B277C97" w:rsidRDefault="0B277C97" w14:paraId="115E2BAB" w14:textId="5F602580" w:rsidP="0B277C97">
      <w:pPr>
        <w:jc w:val="center"/>
        <w:rPr>
          <w:bCs/>
          <w:b/>
          <w:sz w:val="28"/>
          <w:szCs w:val="28"/>
        </w:rPr>
      </w:pPr>
    </w:p>
    <w:p w:rsidR="0B277C97" w:rsidRDefault="0B277C97" w14:paraId="72D184B0" w14:textId="7625FFFA" w:rsidP="0B277C97"/>
    <w:p w:rsidR="0B277C97" w:rsidRDefault="0B277C97" w14:paraId="6A71BAEB" w14:textId="12C214C6" w:rsidP="0B277C97"/>
    <w:p w:rsidR="0B277C97" w:rsidRDefault="0B277C97" w14:paraId="1F6B9281" w14:textId="6200C4CA" w:rsidP="0B277C97">
      <w:pPr>
        <w:rPr>
          <w:del w:author="Sharon Olodu" w:date="2026-04-12T18:53:00Z" w16du:dateUtc="2026-04-12T18:53:48Z" w:id="10"/>
        </w:rPr>
      </w:pPr>
    </w:p>
    <w:p w:rsidR="0B277C97" w:rsidRDefault="0B277C97" w14:paraId="3FCA027C" w14:textId="23714719" w:rsidP="0B277C97"/>
    <w:p w:rsidR="0B277C97" w:rsidRDefault="0B277C97" w14:paraId="1AD3A9B3" w14:textId="486C51C9" w:rsidP="0B277C97"/>
    <w:p w:rsidR="0B277C97" w:rsidRDefault="0B277C97" w14:paraId="365D4909" w14:textId="45292079" w:rsidP="0B277C97"/>
    <w:p w:rsidR="6E4FD539" w:rsidRDefault="6E4FD539" w14:paraId="0B06BB9E" w14:textId="7761D73A"/>
    <w:p w:rsidR="6E4FD539" w:rsidRDefault="6E4FD539" w14:paraId="6638D177" w14:textId="3BCEE9C2"/>
    <w:p w:rsidR="6E4FD539" w:rsidRDefault="6E4FD539" w14:paraId="0FBF8BAF" w14:textId="0D01DC2B"/>
    <w:p w:rsidR="6E4FD539" w:rsidRDefault="6E4FD539" w14:paraId="2D4F422A" w14:textId="1DA85B9C"/>
    <w:p w:rsidR="0B277C97" w:rsidRDefault="0B277C97" w14:paraId="09659055" w14:textId="0A3870B4" w:rsidP="0B277C97"/>
    <w:p w:rsidR="7D750DCD" w:rsidRDefault="7D750DCD" w14:paraId="45C254C3" w14:textId="57A1C90C" w:rsidP="6E4FD539">
      <w:pPr>
        <w:rPr>
          <w:bCs w:val="1"/>
          <w:b/>
          <w:rFonts w:ascii="Times New Roman" w:cs="Times New Roman" w:eastAsia="Times New Roman" w:hAnsi="Times New Roman"/>
          <w:sz w:val="32"/>
          <w:szCs w:val="32"/>
        </w:rPr>
      </w:pPr>
      <w:r w:rsidR="7D750DCD" w:rsidRPr="6E4FD539">
        <w:rPr>
          <w:bCs w:val="1"/>
          <w:b/>
          <w:rFonts w:ascii="Times New Roman" w:cs="Times New Roman" w:eastAsia="Times New Roman" w:hAnsi="Times New Roman"/>
          <w:sz w:val="32"/>
          <w:szCs w:val="32"/>
        </w:rPr>
        <w:t>Abstract</w:t>
      </w:r>
    </w:p>
    <w:p w:rsidR="7D750DCD" w:rsidRDefault="7D750DCD" w14:paraId="63FE6EC1" w14:textId="28250B10" w:rsidP="6E4FD539">
      <w:pPr>
        <w:pStyle w:val="Normal"/>
        <w:rPr>
          <w:bCs w:val="0"/>
          <w:b w:val="0"/>
          <w:rFonts w:ascii="Times New Roman" w:cs="Times New Roman" w:eastAsia="Times New Roman" w:hAnsi="Times New Roman"/>
          <w:sz w:val="24"/>
          <w:szCs w:val="24"/>
        </w:rPr>
      </w:pPr>
      <w:r w:rsidR="38AFCABA" w:rsidRPr="140EE902">
        <w:rPr>
          <w:bCs w:val="0"/>
          <w:b w:val="0"/>
          <w:rFonts w:ascii="Times New Roman" w:cs="Times New Roman" w:eastAsia="Times New Roman" w:hAnsi="Times New Roman"/>
          <w:sz w:val="24"/>
          <w:szCs w:val="24"/>
        </w:rPr>
        <w:t xml:space="preserve">The rising cost of on-demand services such as ride-hailing, food delivery, and dispatch couriers places a significant financial burden on students, young professionals, and middle-income households in urban Nigeria. Despite the rapid growth of platforms like Uber, Bolt, Jumia Food, and </w:t>
      </w:r>
      <w:r w:rsidR="38AFCABA" w:rsidRPr="140EE902">
        <w:rPr>
          <w:bCs w:val="0"/>
          <w:b w:val="0"/>
          <w:rFonts w:ascii="Times New Roman" w:cs="Times New Roman" w:eastAsia="Times New Roman" w:hAnsi="Times New Roman"/>
          <w:sz w:val="24"/>
          <w:szCs w:val="24"/>
        </w:rPr>
        <w:t>Chowdeck</w:t>
      </w:r>
      <w:r w:rsidR="38AFCABA" w:rsidRPr="140EE902">
        <w:rPr>
          <w:bCs w:val="0"/>
          <w:b w:val="0"/>
          <w:rFonts w:ascii="Times New Roman" w:cs="Times New Roman" w:eastAsia="Times New Roman" w:hAnsi="Times New Roman"/>
          <w:sz w:val="24"/>
          <w:szCs w:val="24"/>
        </w:rPr>
        <w:t xml:space="preserve">, these services primarily match individual users with service providers rather than enabling users to discover and coordinate with other users who share identical service intentions. This gap results in duplicated transactions, repeated delivery fees ranging from ₦1,500 to ₦3,000 per trip, missed economies of scale, and inefficient resource utilisation. This study addresses the problem by designing, implementing, and evaluating </w:t>
      </w:r>
      <w:r w:rsidR="38AFCABA" w:rsidRPr="140EE902">
        <w:rPr>
          <w:bCs w:val="0"/>
          <w:b w:val="0"/>
          <w:rFonts w:ascii="Times New Roman" w:cs="Times New Roman" w:eastAsia="Times New Roman" w:hAnsi="Times New Roman"/>
          <w:sz w:val="24"/>
          <w:szCs w:val="24"/>
        </w:rPr>
        <w:t>MoveTogether</w:t>
      </w:r>
      <w:r w:rsidR="38AFCABA" w:rsidRPr="140EE902">
        <w:rPr>
          <w:bCs w:val="0"/>
          <w:b w:val="0"/>
          <w:rFonts w:ascii="Times New Roman" w:cs="Times New Roman" w:eastAsia="Times New Roman" w:hAnsi="Times New Roman"/>
          <w:sz w:val="24"/>
          <w:szCs w:val="24"/>
        </w:rPr>
        <w:t>, a web-based group coordination platform that enables users to create and join group intentions (Trips) across four service types: Drive (shared commercial rides), Food (group food ordering), Dispatch (shared courier services), and Trek (group activities such as hiking). The platform incorporates user authentication, trip creation and discovery, automated equal-split cost calculation, threshold-based trip status management (Open, Full, Confirmed), and basic group coordination features.</w:t>
      </w:r>
    </w:p>
    <w:p w:rsidR="140EE902" w:rsidRDefault="140EE902" w14:paraId="35111F6E" w14:textId="66173ECE" w:rsidP="140EE902">
      <w:pPr>
        <w:pStyle w:val="Normal"/>
        <w:rPr>
          <w:bCs w:val="0"/>
          <w:b w:val="0"/>
          <w:rFonts w:ascii="Times New Roman" w:cs="Times New Roman" w:eastAsia="Times New Roman" w:hAnsi="Times New Roman"/>
          <w:sz w:val="24"/>
          <w:szCs w:val="24"/>
        </w:rPr>
      </w:pPr>
    </w:p>
    <w:p w:rsidR="140EE902" w:rsidRDefault="140EE902" w14:paraId="3E9C7169" w14:textId="52863390" w:rsidP="140EE902">
      <w:pPr>
        <w:pStyle w:val="Normal"/>
        <w:rPr>
          <w:bCs w:val="0"/>
          <w:b w:val="0"/>
          <w:rFonts w:ascii="Times New Roman" w:cs="Times New Roman" w:eastAsia="Times New Roman" w:hAnsi="Times New Roman"/>
          <w:sz w:val="24"/>
          <w:szCs w:val="24"/>
        </w:rPr>
      </w:pPr>
    </w:p>
    <w:p w:rsidR="140EE902" w:rsidRDefault="140EE902" w14:paraId="06C16476" w14:textId="7D80ABCC" w:rsidP="140EE902">
      <w:pPr>
        <w:pStyle w:val="Normal"/>
        <w:rPr>
          <w:bCs w:val="0"/>
          <w:b w:val="0"/>
          <w:rFonts w:ascii="Times New Roman" w:cs="Times New Roman" w:eastAsia="Times New Roman" w:hAnsi="Times New Roman"/>
          <w:sz w:val="24"/>
          <w:szCs w:val="24"/>
        </w:rPr>
      </w:pPr>
    </w:p>
    <w:p w:rsidR="140EE902" w:rsidRDefault="140EE902" w14:paraId="0B8BEEE3" w14:textId="7247003C" w:rsidP="140EE902">
      <w:pPr>
        <w:pStyle w:val="Normal"/>
        <w:rPr>
          <w:bCs w:val="0"/>
          <w:b w:val="0"/>
          <w:rFonts w:ascii="Times New Roman" w:cs="Times New Roman" w:eastAsia="Times New Roman" w:hAnsi="Times New Roman"/>
          <w:sz w:val="24"/>
          <w:szCs w:val="24"/>
        </w:rPr>
      </w:pPr>
    </w:p>
    <w:p w:rsidR="140EE902" w:rsidRDefault="140EE902" w14:paraId="0E09A8C4" w14:textId="26E3150C" w:rsidP="140EE902">
      <w:pPr>
        <w:pStyle w:val="Normal"/>
        <w:rPr>
          <w:bCs w:val="0"/>
          <w:b w:val="0"/>
          <w:rFonts w:ascii="Times New Roman" w:cs="Times New Roman" w:eastAsia="Times New Roman" w:hAnsi="Times New Roman"/>
          <w:sz w:val="24"/>
          <w:szCs w:val="24"/>
        </w:rPr>
      </w:pPr>
    </w:p>
    <w:p w:rsidR="140EE902" w:rsidRDefault="140EE902" w14:paraId="6E5863D7" w14:textId="35C6A0F3" w:rsidP="140EE902">
      <w:pPr>
        <w:pStyle w:val="Normal"/>
        <w:rPr>
          <w:bCs w:val="0"/>
          <w:b w:val="0"/>
          <w:rFonts w:ascii="Times New Roman" w:cs="Times New Roman" w:eastAsia="Times New Roman" w:hAnsi="Times New Roman"/>
          <w:sz w:val="24"/>
          <w:szCs w:val="24"/>
        </w:rPr>
      </w:pPr>
    </w:p>
    <w:p w:rsidR="140EE902" w:rsidRDefault="140EE902" w14:paraId="7CFE861A" w14:textId="3DB92616" w:rsidP="140EE902">
      <w:pPr>
        <w:pStyle w:val="Normal"/>
        <w:rPr>
          <w:bCs w:val="0"/>
          <w:b w:val="0"/>
          <w:rFonts w:ascii="Times New Roman" w:cs="Times New Roman" w:eastAsia="Times New Roman" w:hAnsi="Times New Roman"/>
          <w:sz w:val="24"/>
          <w:szCs w:val="24"/>
        </w:rPr>
      </w:pPr>
    </w:p>
    <w:p w:rsidR="140EE902" w:rsidRDefault="140EE902" w14:paraId="0298BCC5" w14:textId="7EE0998B" w:rsidP="140EE902">
      <w:pPr>
        <w:pStyle w:val="Normal"/>
        <w:rPr>
          <w:bCs w:val="0"/>
          <w:b w:val="0"/>
          <w:rFonts w:ascii="Times New Roman" w:cs="Times New Roman" w:eastAsia="Times New Roman" w:hAnsi="Times New Roman"/>
          <w:sz w:val="24"/>
          <w:szCs w:val="24"/>
        </w:rPr>
      </w:pPr>
    </w:p>
    <w:p w:rsidR="140EE902" w:rsidRDefault="140EE902" w14:paraId="719C202B" w14:textId="0652E94E" w:rsidP="140EE902">
      <w:pPr>
        <w:pStyle w:val="Normal"/>
        <w:rPr>
          <w:bCs w:val="0"/>
          <w:b w:val="0"/>
          <w:rFonts w:ascii="Times New Roman" w:cs="Times New Roman" w:eastAsia="Times New Roman" w:hAnsi="Times New Roman"/>
          <w:sz w:val="24"/>
          <w:szCs w:val="24"/>
        </w:rPr>
      </w:pPr>
    </w:p>
    <w:p w:rsidR="140EE902" w:rsidRDefault="140EE902" w14:paraId="1EB6FFEE" w14:textId="24DA0D30" w:rsidP="140EE902">
      <w:pPr>
        <w:pStyle w:val="Normal"/>
        <w:rPr>
          <w:bCs w:val="0"/>
          <w:b w:val="0"/>
          <w:rFonts w:ascii="Times New Roman" w:cs="Times New Roman" w:eastAsia="Times New Roman" w:hAnsi="Times New Roman"/>
          <w:sz w:val="24"/>
          <w:szCs w:val="24"/>
        </w:rPr>
      </w:pPr>
    </w:p>
    <w:p w:rsidR="140EE902" w:rsidRDefault="140EE902" w14:paraId="002657CE" w14:textId="5AF4E849" w:rsidP="140EE902">
      <w:pPr>
        <w:pStyle w:val="Normal"/>
        <w:rPr>
          <w:bCs w:val="0"/>
          <w:b w:val="0"/>
          <w:rFonts w:ascii="Times New Roman" w:cs="Times New Roman" w:eastAsia="Times New Roman" w:hAnsi="Times New Roman"/>
          <w:sz w:val="24"/>
          <w:szCs w:val="24"/>
        </w:rPr>
      </w:pPr>
    </w:p>
    <w:p w:rsidR="140EE902" w:rsidRDefault="140EE902" w14:paraId="23EAF627" w14:textId="22F4DD86" w:rsidP="140EE902">
      <w:pPr>
        <w:pStyle w:val="Normal"/>
        <w:rPr>
          <w:bCs w:val="0"/>
          <w:b w:val="0"/>
          <w:rFonts w:ascii="Times New Roman" w:cs="Times New Roman" w:eastAsia="Times New Roman" w:hAnsi="Times New Roman"/>
          <w:sz w:val="24"/>
          <w:szCs w:val="24"/>
        </w:rPr>
      </w:pPr>
    </w:p>
    <w:p w:rsidR="140EE902" w:rsidRDefault="140EE902" w14:paraId="6CDDAC94" w14:textId="0A4B57DA" w:rsidP="140EE902">
      <w:pPr>
        <w:pStyle w:val="Normal"/>
        <w:rPr>
          <w:bCs w:val="0"/>
          <w:b w:val="0"/>
          <w:rFonts w:ascii="Times New Roman" w:cs="Times New Roman" w:eastAsia="Times New Roman" w:hAnsi="Times New Roman"/>
          <w:sz w:val="24"/>
          <w:szCs w:val="24"/>
        </w:rPr>
      </w:pPr>
    </w:p>
    <w:p w:rsidR="140EE902" w:rsidRDefault="140EE902" w14:paraId="76C28619" w14:textId="011655FC" w:rsidP="140EE902">
      <w:pPr>
        <w:pStyle w:val="Normal"/>
        <w:rPr>
          <w:bCs w:val="0"/>
          <w:b w:val="0"/>
          <w:rFonts w:ascii="Times New Roman" w:cs="Times New Roman" w:eastAsia="Times New Roman" w:hAnsi="Times New Roman"/>
          <w:sz w:val="24"/>
          <w:szCs w:val="24"/>
        </w:rPr>
      </w:pPr>
    </w:p>
    <w:p w:rsidR="140EE902" w:rsidRDefault="140EE902" w14:paraId="039315E4" w14:textId="6B7E4C61" w:rsidP="140EE902">
      <w:pPr>
        <w:pStyle w:val="Normal"/>
        <w:rPr>
          <w:bCs w:val="0"/>
          <w:b w:val="0"/>
          <w:rFonts w:ascii="Times New Roman" w:cs="Times New Roman" w:eastAsia="Times New Roman" w:hAnsi="Times New Roman"/>
          <w:sz w:val="24"/>
          <w:szCs w:val="24"/>
        </w:rPr>
      </w:pPr>
    </w:p>
    <w:p w:rsidR="140EE902" w:rsidRDefault="140EE902" w14:paraId="1085710A" w14:textId="54D25400" w:rsidP="140EE902">
      <w:pPr>
        <w:pStyle w:val="Normal"/>
        <w:rPr>
          <w:bCs w:val="0"/>
          <w:b w:val="0"/>
          <w:rFonts w:ascii="Times New Roman" w:cs="Times New Roman" w:eastAsia="Times New Roman" w:hAnsi="Times New Roman"/>
          <w:sz w:val="24"/>
          <w:szCs w:val="24"/>
        </w:rPr>
      </w:pPr>
    </w:p>
    <w:p w:rsidR="140EE902" w:rsidRDefault="140EE902" w14:paraId="05ED4CD4" w14:textId="30415172" w:rsidP="140EE902">
      <w:pPr>
        <w:pStyle w:val="Normal"/>
        <w:rPr>
          <w:bCs w:val="0"/>
          <w:b w:val="0"/>
          <w:rFonts w:ascii="Times New Roman" w:cs="Times New Roman" w:eastAsia="Times New Roman" w:hAnsi="Times New Roman"/>
          <w:sz w:val="24"/>
          <w:szCs w:val="24"/>
        </w:rPr>
      </w:pPr>
    </w:p>
    <w:p w:rsidR="140EE902" w:rsidRDefault="140EE902" w14:paraId="283D92E1" w14:textId="6D64600C" w:rsidP="140EE902">
      <w:pPr>
        <w:pStyle w:val="Normal"/>
        <w:rPr>
          <w:bCs w:val="0"/>
          <w:b w:val="0"/>
          <w:rFonts w:ascii="Times New Roman" w:cs="Times New Roman" w:eastAsia="Times New Roman" w:hAnsi="Times New Roman"/>
          <w:sz w:val="24"/>
          <w:szCs w:val="24"/>
        </w:rPr>
      </w:pPr>
    </w:p>
    <w:p w:rsidR="0B277C97" w:rsidRDefault="0B277C97" w14:paraId="1F749F6A" w14:textId="71B7E7AC" w:rsidP="6E4FD539">
      <w:pPr>
        <w:rPr>
          <w:bCs w:val="1"/>
          <w:b/>
          <w:rFonts w:ascii="Times New Roman" w:cs="Times New Roman" w:eastAsia="Times New Roman" w:hAnsi="Times New Roman"/>
          <w:sz w:val="32"/>
          <w:szCs w:val="32"/>
        </w:rPr>
      </w:pPr>
      <w:r w:rsidR="53C20DB7" w:rsidRPr="6E4FD539">
        <w:rPr>
          <w:bCs w:val="1"/>
          <w:b/>
          <w:rFonts w:ascii="Times New Roman" w:cs="Times New Roman" w:eastAsia="Times New Roman" w:hAnsi="Times New Roman"/>
          <w:sz w:val="32"/>
          <w:szCs w:val="32"/>
        </w:rPr>
        <w:t>Table of Contents</w:t>
      </w:r>
    </w:p>
    <w:p w:rsidR="0B277C97" w:rsidRDefault="0B277C97" w14:paraId="3EB24652" w14:textId="2DE8F6EA"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Title Page</w:t>
      </w:r>
    </w:p>
    <w:p w:rsidR="0B277C97" w:rsidRDefault="0B277C97" w14:paraId="532ECDAF" w14:textId="6B033FDE"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Certification</w:t>
      </w:r>
    </w:p>
    <w:p w:rsidR="0B277C97" w:rsidRDefault="0B277C97" w14:paraId="2490C735" w14:textId="448EA9ED"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Dedication</w:t>
      </w:r>
    </w:p>
    <w:p w:rsidR="0B277C97" w:rsidRDefault="0B277C97" w14:paraId="5F3A2C23" w14:textId="112275A4"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Acknowledgements</w:t>
      </w:r>
    </w:p>
    <w:p w:rsidR="0B277C97" w:rsidRDefault="0B277C97" w14:paraId="7D4CB0CC" w14:textId="12A60C6D"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Abstract</w:t>
      </w:r>
    </w:p>
    <w:p w:rsidR="0B277C97" w:rsidRDefault="0B277C97" w14:paraId="5A293318" w14:textId="3B7CB02E"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Table of Contents</w:t>
      </w:r>
    </w:p>
    <w:p w:rsidR="0B277C97" w:rsidRDefault="0B277C97" w14:paraId="76ADFF65" w14:textId="2E067F59"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List of Tables</w:t>
      </w:r>
    </w:p>
    <w:p w:rsidR="0B277C97" w:rsidRDefault="0B277C97" w14:paraId="675DB06A" w14:textId="1F0660D1"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List of Figures</w:t>
      </w:r>
    </w:p>
    <w:p w:rsidR="0B277C97" w:rsidRDefault="0B277C97" w14:paraId="791E2807" w14:textId="16DE9F31"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List of Abbreviations</w:t>
      </w:r>
      <w:r w:rsidR="53C20DB7" w:rsidRPr="6E4FD539">
        <w:rPr>
          <w:rFonts w:ascii="Times New Roman" w:cs="Times New Roman" w:eastAsia="Times New Roman" w:hAnsi="Times New Roman"/>
        </w:rPr>
        <w:t xml:space="preserve"> </w:t>
      </w:r>
    </w:p>
    <w:p w:rsidR="0B277C97" w:rsidRDefault="0B277C97" w14:paraId="743E6EA0" w14:textId="1D0C4E6C" w:rsidP="6E4FD539">
      <w:pPr>
        <w:pStyle w:val="Normal"/>
        <w:rPr>
          <w:rFonts w:ascii="Times New Roman" w:cs="Times New Roman" w:eastAsia="Times New Roman" w:hAnsi="Times New Roman"/>
        </w:rPr>
      </w:pPr>
    </w:p>
    <w:p w:rsidR="0B277C97" w:rsidRDefault="0B277C97" w14:paraId="00E0CA27" w14:textId="3AF8D5AD"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CHAPTER ONE: INTRODUCTION</w:t>
      </w:r>
    </w:p>
    <w:p w:rsidR="0B277C97" w:rsidRDefault="0B277C97" w14:paraId="54549968" w14:textId="2BCC559E"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1.1 Background to the Study</w:t>
      </w:r>
    </w:p>
    <w:p w:rsidR="0B277C97" w:rsidRDefault="0B277C97" w14:paraId="2B68B716" w14:textId="572A4003"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1.2 Statement of the Problem</w:t>
      </w:r>
    </w:p>
    <w:p w:rsidR="0B277C97" w:rsidRDefault="0B277C97" w14:paraId="76FDC8FB" w14:textId="3A46B02D"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1.3 Aim and Objectives of the Study</w:t>
      </w:r>
    </w:p>
    <w:p w:rsidR="0B277C97" w:rsidRDefault="0B277C97" w14:paraId="070A4124" w14:textId="7C8A66AC"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1.4 Scope of the Study</w:t>
      </w:r>
    </w:p>
    <w:p w:rsidR="0B277C97" w:rsidRDefault="0B277C97" w14:paraId="449DBBA9" w14:textId="78032F19"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1.5 Significance of the Study</w:t>
      </w:r>
    </w:p>
    <w:p w:rsidR="0B277C97" w:rsidRDefault="0B277C97" w14:paraId="5C7E7565" w14:textId="03238758"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1.6 Limitations of the Study</w:t>
      </w:r>
    </w:p>
    <w:p w:rsidR="0B277C97" w:rsidRDefault="0B277C97" w14:paraId="68DAA998" w14:textId="59C1CC9C" w:rsidP="6E4FD539">
      <w:pPr>
        <w:pStyle w:val="Normal"/>
        <w:rPr>
          <w:rFonts w:ascii="Times New Roman" w:cs="Times New Roman" w:eastAsia="Times New Roman" w:hAnsi="Times New Roman"/>
        </w:rPr>
      </w:pPr>
      <w:r w:rsidR="2974F32A" w:rsidRPr="140EE902">
        <w:rPr>
          <w:rFonts w:ascii="Times New Roman" w:cs="Times New Roman" w:eastAsia="Times New Roman" w:hAnsi="Times New Roman"/>
        </w:rPr>
        <w:t>1.7 Definition of Key Terms</w:t>
      </w:r>
    </w:p>
    <w:p w:rsidR="0B277C97" w:rsidRDefault="0B277C97" w14:paraId="0DD039AC" w14:textId="39943E20"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 xml:space="preserve"> </w:t>
      </w:r>
    </w:p>
    <w:p w:rsidR="0B277C97" w:rsidRDefault="0B277C97" w14:paraId="12EA1932" w14:textId="262CCAEB"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2.4 Related Works (Empirical Review)</w:t>
      </w:r>
    </w:p>
    <w:p w:rsidR="0B277C97" w:rsidRDefault="0B277C97" w14:paraId="4979899D" w14:textId="2CBCBC8D"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 xml:space="preserve">    2.4.1 Historical Context: Transportation and Coordination Problems</w:t>
      </w:r>
    </w:p>
    <w:p w:rsidR="0B277C97" w:rsidRDefault="0B277C97" w14:paraId="0D25E157" w14:textId="55FD2C2F" w:rsidP="6E4FD539">
      <w:pPr>
        <w:pStyle w:val="Normal"/>
        <w:rPr>
          <w:rFonts w:ascii="Times New Roman" w:cs="Times New Roman" w:eastAsia="Times New Roman" w:hAnsi="Times New Roman"/>
        </w:rPr>
      </w:pPr>
      <w:r w:rsidR="2974F32A" w:rsidRPr="140EE902">
        <w:rPr>
          <w:rFonts w:ascii="Times New Roman" w:cs="Times New Roman" w:eastAsia="Times New Roman" w:hAnsi="Times New Roman"/>
        </w:rPr>
        <w:t xml:space="preserve">    </w:t>
      </w:r>
      <w:r w:rsidR="678CD5EB" w:rsidRPr="140EE902">
        <w:rPr>
          <w:rFonts w:ascii="Times New Roman" w:cs="Times New Roman" w:eastAsia="Times New Roman" w:hAnsi="Times New Roman"/>
        </w:rPr>
        <w:t>2.4.2 Ride</w:t>
      </w:r>
      <w:r w:rsidR="2974F32A" w:rsidRPr="140EE902">
        <w:rPr>
          <w:rFonts w:ascii="Times New Roman" w:cs="Times New Roman" w:eastAsia="Times New Roman" w:hAnsi="Times New Roman"/>
        </w:rPr>
        <w:t>-Sharing</w:t>
      </w:r>
      <w:r w:rsidR="2974F32A" w:rsidRPr="140EE902">
        <w:rPr>
          <w:rFonts w:ascii="Times New Roman" w:cs="Times New Roman" w:eastAsia="Times New Roman" w:hAnsi="Times New Roman"/>
        </w:rPr>
        <w:t xml:space="preserve"> and Ride-Hailing</w:t>
      </w:r>
    </w:p>
    <w:p w:rsidR="0B277C97" w:rsidRDefault="0B277C97" w14:paraId="1B088807" w14:textId="00B6BCC5" w:rsidP="6E4FD539">
      <w:pPr>
        <w:pStyle w:val="Normal"/>
        <w:rPr>
          <w:rFonts w:ascii="Times New Roman" w:cs="Times New Roman" w:eastAsia="Times New Roman" w:hAnsi="Times New Roman"/>
        </w:rPr>
      </w:pPr>
      <w:r w:rsidR="2974F32A" w:rsidRPr="140EE902">
        <w:rPr>
          <w:rFonts w:ascii="Times New Roman" w:cs="Times New Roman" w:eastAsia="Times New Roman" w:hAnsi="Times New Roman"/>
        </w:rPr>
        <w:t xml:space="preserve">    2.4.3 Food Delivery and Group Ordering</w:t>
      </w:r>
    </w:p>
    <w:p w:rsidR="0B277C97" w:rsidRDefault="0B277C97" w14:paraId="72895505" w14:textId="446CDE2C" w:rsidP="6E4FD539">
      <w:pPr>
        <w:pStyle w:val="Normal"/>
        <w:rPr>
          <w:rFonts w:ascii="Times New Roman" w:cs="Times New Roman" w:eastAsia="Times New Roman" w:hAnsi="Times New Roman"/>
        </w:rPr>
      </w:pPr>
      <w:r w:rsidR="2974F32A" w:rsidRPr="140EE902">
        <w:rPr>
          <w:rFonts w:ascii="Times New Roman" w:cs="Times New Roman" w:eastAsia="Times New Roman" w:hAnsi="Times New Roman"/>
        </w:rPr>
        <w:t xml:space="preserve">    2.4.4 Dispatch and Logistics Consolidation</w:t>
      </w:r>
    </w:p>
    <w:p w:rsidR="0B277C97" w:rsidRDefault="0B277C97" w14:paraId="3E364A9C" w14:textId="0B382777" w:rsidP="6E4FD539">
      <w:pPr>
        <w:pStyle w:val="Normal"/>
        <w:rPr>
          <w:rFonts w:ascii="Times New Roman" w:cs="Times New Roman" w:eastAsia="Times New Roman" w:hAnsi="Times New Roman"/>
        </w:rPr>
      </w:pPr>
      <w:r w:rsidR="2974F32A" w:rsidRPr="140EE902">
        <w:rPr>
          <w:rFonts w:ascii="Times New Roman" w:cs="Times New Roman" w:eastAsia="Times New Roman" w:hAnsi="Times New Roman"/>
        </w:rPr>
        <w:t xml:space="preserve">    2.4.5 Group Coordination and Cost-Splitting Tools</w:t>
      </w:r>
    </w:p>
    <w:p w:rsidR="0B277C97" w:rsidRDefault="0B277C97" w14:paraId="5828B167" w14:textId="19E76B63" w:rsidP="6E4FD539">
      <w:pPr>
        <w:pStyle w:val="Normal"/>
        <w:rPr>
          <w:rFonts w:ascii="Times New Roman" w:cs="Times New Roman" w:eastAsia="Times New Roman" w:hAnsi="Times New Roman"/>
        </w:rPr>
      </w:pPr>
      <w:r w:rsidR="2974F32A" w:rsidRPr="140EE902">
        <w:rPr>
          <w:rFonts w:ascii="Times New Roman" w:cs="Times New Roman" w:eastAsia="Times New Roman" w:hAnsi="Times New Roman"/>
        </w:rPr>
        <w:t xml:space="preserve">   </w:t>
      </w:r>
    </w:p>
    <w:p w:rsidR="0B277C97" w:rsidRDefault="0B277C97" w14:paraId="3908C3AB" w14:textId="3EF61519"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 xml:space="preserve"> </w:t>
      </w:r>
    </w:p>
    <w:p w:rsidR="0B277C97" w:rsidRDefault="0B277C97" w14:paraId="5C912523" w14:textId="70DF4035"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2.5 Summary of Literature Review</w:t>
      </w:r>
    </w:p>
    <w:p w:rsidR="0B277C97" w:rsidRDefault="0B277C97" w14:paraId="5CA9A734" w14:textId="6A1015D5" w:rsidP="6E4FD539">
      <w:pPr>
        <w:pStyle w:val="Normal"/>
        <w:rPr>
          <w:rFonts w:ascii="Times New Roman" w:cs="Times New Roman" w:eastAsia="Times New Roman" w:hAnsi="Times New Roman"/>
        </w:rPr>
      </w:pPr>
      <w:r w:rsidR="53C20DB7" w:rsidRPr="6E4FD539">
        <w:rPr>
          <w:rFonts w:ascii="Times New Roman" w:cs="Times New Roman" w:eastAsia="Times New Roman" w:hAnsi="Times New Roman"/>
        </w:rPr>
        <w:t>2.6 Research Gap</w:t>
      </w:r>
    </w:p>
    <w:p w:rsidR="6E4FD539" w:rsidRDefault="6E4FD539" w14:paraId="5B229BEE" w14:textId="02A35C44" w:rsidP="6E4FD539">
      <w:pPr>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6E4FD539" w:rsidRDefault="6E4FD539" w14:paraId="5A8A85EE" w14:textId="2D63B48F" w:rsidP="6E4FD539">
      <w:pPr>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6E4FD539" w:rsidRDefault="6E4FD539" w14:paraId="0887E339" w14:textId="57EC5E1E" w:rsidP="6E4FD539">
      <w:pPr>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6E4FD539" w:rsidRDefault="6E4FD539" w14:paraId="498F949F" w14:textId="0A411773" w:rsidP="6E4FD539">
      <w:pPr>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6E4FD539" w:rsidRDefault="6E4FD539" w14:paraId="3432AEB0" w14:textId="0483D145" w:rsidP="6E4FD539">
      <w:pPr>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6E4FD539" w:rsidRDefault="6E4FD539" w14:paraId="3C851513" w14:textId="445A9638"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140EE902" w:rsidRDefault="140EE902" w14:paraId="7707E473" w14:textId="69574C66"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140EE902" w:rsidRDefault="140EE902" w14:paraId="1C3494FE" w14:textId="46FD979C"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140EE902" w:rsidRDefault="140EE902" w14:paraId="1E5AD804" w14:textId="1A94C1A7"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140EE902" w:rsidRDefault="140EE902" w14:paraId="2E6760AC" w14:textId="0C4ECA98"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140EE902" w:rsidRDefault="140EE902" w14:paraId="53EBF51E" w14:textId="23D9A4CB"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140EE902" w:rsidRDefault="140EE902" w14:paraId="4238225F" w14:textId="79959690"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140EE902" w:rsidRDefault="140EE902" w14:paraId="255F6EFA" w14:textId="353E37AD"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140EE902" w:rsidRDefault="140EE902" w14:paraId="0C0472CD" w14:textId="7EA5C381"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140EE902" w:rsidRDefault="140EE902" w14:paraId="20F7E98D" w14:textId="57D04FB0"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140EE902" w:rsidRDefault="140EE902" w14:paraId="40D446E5" w14:textId="59AC9664"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140EE902" w:rsidRDefault="140EE902" w14:paraId="06C5A63E" w14:textId="6C7A506F"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140EE902" w:rsidRDefault="140EE902" w14:paraId="24FBB604" w14:textId="6D4CA8A6"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140EE902" w:rsidRDefault="140EE902" w14:paraId="5F26F3BD" w14:textId="694D7FEA"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140EE902" w:rsidRDefault="140EE902" w14:paraId="0AD963FE" w14:textId="7AC504C2" w:rsidP="140EE902">
      <w:pPr>
        <w:pStyle w:val="Normal"/>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6E4FD539" w:rsidRDefault="6E4FD539" w14:paraId="0378F33B" w14:textId="4365D6B3" w:rsidP="6E4FD539">
      <w:pPr>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p>
    <w:p w:rsidR="58AB9CE4" w:rsidRDefault="58AB9CE4" w14:paraId="307C353F" w14:textId="6BF2544D" w:rsidP="28D867FF">
      <w:pPr>
        <w:jc w:val="center"/>
        <w:spacing w:before="120" w:beforeAutospacing="0" w:after="120" w:afterAutospacing="0"/>
        <w:rPr>
          <w:bCs w:val="1"/>
          <w:iCs w:val="0"/>
          <w:noProof w:val="0"/>
          <w:lang w:val="en-GB"/>
          <w:b/>
          <w:i w:val="0"/>
          <w:color w:val="000000"/>
          <w:rFonts w:ascii="Times New Roman" w:cs="Times New Roman" w:eastAsia="Times New Roman" w:hAnsi="Times New Roman"/>
          <w:sz w:val="32"/>
          <w:szCs w:val="32"/>
          <w:smallCaps w:val="0"/>
          <w:caps w:val="0"/>
        </w:rPr>
      </w:pPr>
      <w:r w:rsidR="58AB9CE4" w:rsidRPr="28D867FF">
        <w:rPr>
          <w:bCs w:val="1"/>
          <w:iCs w:val="0"/>
          <w:noProof w:val="0"/>
          <w:lang w:val="en-GB"/>
          <w:b/>
          <w:i w:val="0"/>
          <w:color w:val="000000"/>
          <w:rFonts w:ascii="Times New Roman" w:cs="Times New Roman" w:eastAsia="Times New Roman" w:hAnsi="Times New Roman"/>
          <w:sz w:val="32"/>
          <w:szCs w:val="32"/>
          <w:smallCaps w:val="0"/>
          <w:caps w:val="0"/>
        </w:rPr>
        <w:t>CHAPTER ONE</w:t>
      </w:r>
      <w:r>
        <w:br/>
      </w:r>
      <w:r w:rsidR="58AB9CE4" w:rsidRPr="28D867FF">
        <w:rPr>
          <w:bCs w:val="1"/>
          <w:iCs w:val="0"/>
          <w:noProof w:val="0"/>
          <w:lang w:val="en-GB"/>
          <w:b/>
          <w:i w:val="0"/>
          <w:color w:val="000000"/>
          <w:rFonts w:ascii="Times New Roman" w:cs="Times New Roman" w:eastAsia="Times New Roman" w:hAnsi="Times New Roman"/>
          <w:sz w:val="32"/>
          <w:szCs w:val="32"/>
          <w:smallCaps w:val="0"/>
          <w:caps w:val="0"/>
        </w:rPr>
        <w:t>INTRODUCTION</w:t>
      </w:r>
    </w:p>
    <w:p w:rsidR="58AB9CE4" w:rsidRDefault="58AB9CE4" w14:paraId="2592615F" w14:textId="4CF9F188" w:rsidP="28D867FF">
      <w:pPr>
        <w:jc w:val="both"/>
        <w:spacing w:before="240" w:beforeAutospacing="0" w:after="120" w:afterAutospacing="0"/>
        <w:rPr>
          <w:bCs w:val="1"/>
          <w:iCs w:val="0"/>
          <w:noProof w:val="0"/>
          <w:lang w:val="en-GB"/>
          <w:b/>
          <w:i w:val="0"/>
          <w:color w:val="000000"/>
          <w:rFonts w:ascii="Times New Roman" w:cs="Times New Roman" w:eastAsia="Times New Roman" w:hAnsi="Times New Roman"/>
          <w:sz w:val="28"/>
          <w:szCs w:val="28"/>
          <w:smallCaps w:val="0"/>
          <w:caps w:val="0"/>
        </w:rPr>
      </w:pPr>
      <w:r w:rsidR="58AB9CE4" w:rsidRPr="28D867FF">
        <w:rPr>
          <w:bCs w:val="1"/>
          <w:iCs w:val="0"/>
          <w:noProof w:val="0"/>
          <w:lang w:val="en-GB"/>
          <w:b/>
          <w:i w:val="0"/>
          <w:color w:val="000000"/>
          <w:rFonts w:ascii="Times New Roman" w:cs="Times New Roman" w:eastAsia="Times New Roman" w:hAnsi="Times New Roman"/>
          <w:sz w:val="28"/>
          <w:szCs w:val="28"/>
          <w:smallCaps w:val="0"/>
          <w:caps w:val="0"/>
        </w:rPr>
        <w:t>1.1 Background to the Study</w:t>
      </w:r>
    </w:p>
    <w:p w:rsidR="58AB9CE4" w:rsidRDefault="58AB9CE4" w14:paraId="1350727D" w14:textId="278FCCF7" w:rsidP="140EE902">
      <w:pPr>
        <w:jc w:val="both"/>
        <w:spacing w:before="24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200A3A0B"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The sharing economy, also known as collaborative consumption, has become one of the defining features of the digital age. It </w:t>
      </w:r>
      <w:r w:rsidR="200A3A0B" w:rsidRPr="140EE902">
        <w:rPr>
          <w:bCs w:val="0"/>
          <w:iCs w:val="0"/>
          <w:noProof w:val="0"/>
          <w:lang w:val="en-GB"/>
          <w:b w:val="0"/>
          <w:i w:val="0"/>
          <w:color w:val="000000"/>
          <w:rFonts w:ascii="Times New Roman" w:cs="Times New Roman" w:eastAsia="Times New Roman" w:hAnsi="Times New Roman"/>
          <w:sz w:val="24"/>
          <w:szCs w:val="24"/>
          <w:smallCaps w:val="0"/>
          <w:caps w:val="0"/>
        </w:rPr>
        <w:t>operates</w:t>
      </w:r>
      <w:r w:rsidR="200A3A0B"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on the principle that individuals can gain greater value by sharing access to goods and services rather than owning them exclusively. This model relies heavily on mobile technologies, real-time data, GPS tracking, and digital payment systems to connect users efficiently  </w:t>
      </w:r>
      <w:r w:rsidR="200A3A0B" w:rsidRPr="140EE902">
        <w:rPr>
          <w:bCs w:val="0"/>
          <w:iCs w:val="0"/>
          <w:noProof w:val="0"/>
          <w:lang w:val="en-GB"/>
          <w:b w:val="0"/>
          <w:i w:val="0"/>
          <w:color w:val="000000"/>
          <w:rFonts w:ascii="Times New Roman" w:cs="Times New Roman" w:eastAsia="Times New Roman" w:hAnsi="Times New Roman"/>
          <w:sz w:val="24"/>
          <w:szCs w:val="24"/>
          <w:smallCaps w:val="0"/>
          <w:caps w:val="0"/>
        </w:rPr>
        <w:t>Botsman</w:t>
      </w:r>
      <w:r w:rsidR="200A3A0B"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5928AC8F"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and </w:t>
      </w:r>
      <w:r w:rsidR="200A3A0B" w:rsidRPr="140EE902">
        <w:rPr>
          <w:bCs w:val="0"/>
          <w:iCs w:val="0"/>
          <w:noProof w:val="0"/>
          <w:lang w:val="en-GB"/>
          <w:b w:val="0"/>
          <w:i w:val="0"/>
          <w:color w:val="000000"/>
          <w:rFonts w:ascii="Times New Roman" w:cs="Times New Roman" w:eastAsia="Times New Roman" w:hAnsi="Times New Roman"/>
          <w:sz w:val="24"/>
          <w:szCs w:val="24"/>
          <w:smallCaps w:val="0"/>
          <w:caps w:val="0"/>
        </w:rPr>
        <w:t>Rogers, 2010).</w:t>
      </w:r>
    </w:p>
    <w:p w:rsidR="58AB9CE4" w:rsidRDefault="58AB9CE4" w14:paraId="3C98ABF5" w14:textId="1FED21B6" w:rsidP="28D867FF">
      <w:pPr>
        <w:jc w:val="both"/>
        <w:spacing w:before="24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Globally, platforms such as Uber, Airbnb, and </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BlaBlaCar</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demonstrate how demand aggregation and peer-to-peer coordination can reduce costs, improve resource </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utilization</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and minimize environmental impact through reduced duplication of services. In developing regions like Africa, the sharing economy offers even stronger potential to tackle challenges such as high living costs, inadequate public infrastructure, and economic pressures on urban populations (Mike</w:t>
      </w:r>
      <w:r w:rsidR="58AB9CE4" w:rsidRPr="28D867FF">
        <w:rPr>
          <w:bCs w:val="0"/>
          <w:iCs w:val="1"/>
          <w:noProof w:val="0"/>
          <w:lang w:val="en-GB"/>
          <w:b w:val="0"/>
          <w:i/>
          <w:color w:val="000000"/>
          <w:rFonts w:ascii="Times New Roman" w:cs="Times New Roman" w:eastAsia="Times New Roman" w:hAnsi="Times New Roman"/>
          <w:sz w:val="24"/>
          <w:szCs w:val="24"/>
          <w:smallCaps w:val="0"/>
          <w:caps w:val="0"/>
        </w:rPr>
        <w:t xml:space="preserve"> et </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al., 2024).</w:t>
      </w:r>
    </w:p>
    <w:p w:rsidR="58AB9CE4" w:rsidRDefault="58AB9CE4" w14:paraId="633C5FEC" w14:textId="4217BF79" w:rsidP="28D867FF">
      <w:pPr>
        <w:jc w:val="both"/>
        <w:spacing w:before="24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In Nigeria, digital service adoption has grown rapidly, especially in major cities including Lagos, Abuja, and Port Harcourt. The ride-hailing sector has expanded significantly due to rising smartphone penetration, urbanization, poor public transport systems, and increasing fuel prices. The Nigerian ride-hailing market was valued at approximately USD 276–303 million in recent estimates, with projections to reach around USD 477 million by 2029 (Statista, 2025). On a broader scale, the African ride-hailing market stood at USD 2.53 billion in 2025 and is expected to grow steadily (Mordor Intelligence, 2026). Major players such as Bolt, Uber, and </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inDrive</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dominate the space, providing millions of daily trips and contributing meaningfully to the economy. For instance, Uber alone contributed an estimated ₦34 billion to Nigeria’s economy in 2023 through driver earnings, rider time savings, and related economic activities (Public First, 2025).</w:t>
      </w:r>
    </w:p>
    <w:p w:rsidR="58AB9CE4" w:rsidRDefault="58AB9CE4" w14:paraId="1893133D" w14:textId="3B632784" w:rsidP="28D867FF">
      <w:pPr>
        <w:jc w:val="both"/>
        <w:spacing w:before="24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The online food delivery sector has experienced even faster growth. The market reached USD 1,037–1,143 million in 2024/2025 and is projected to expand to USD 2.5–2.733 billion by 2033–2034, with a compound annual growth rate (CAGR) of 9.86–10.3% (IMARC Group, 2026). Local platforms like </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Chowdeck</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have scaled impressively, surpassing one million monthly orders and recording over 40,000 daily orders in late 2025. Dispatch and last-mile </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logistics</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services have similarly proliferated alongside the rise of e-commerce.</w:t>
      </w:r>
    </w:p>
    <w:p w:rsidR="58AB9CE4" w:rsidRDefault="58AB9CE4" w14:paraId="03CD45BC" w14:textId="1EC594D3" w:rsidP="28D867FF">
      <w:pPr>
        <w:jc w:val="both"/>
        <w:spacing w:before="24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Despite this impressive digital growth, end users continue to face notable challenges. Ride fares and delivery fees </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remain</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relatively high</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for many Nigerians, particularly students, young professionals, and middle-income households contending with inflation and rising living costs. A typical short ride in Lagos can cost ₦2,000–5,000, while food delivery fees often range from ₦1,500–3,000 or higher, even for modest orders. Dispatch services charge full fees for single packages, and group outings or treks become expensive when transport or guides are hired by only a few people (Ahmed, 2025).</w:t>
      </w:r>
    </w:p>
    <w:p w:rsidR="58AB9CE4" w:rsidRDefault="58AB9CE4" w14:paraId="24165E18" w14:textId="103AB50B" w:rsidP="28D867FF">
      <w:pPr>
        <w:jc w:val="both"/>
        <w:spacing w:before="24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In densely populated residential estates, university campuses, and </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neighborhoods</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multiple individuals </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frequently</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share </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nearly identical</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needs at the same time</w:t>
      </w:r>
      <w:r w:rsidR="5AAC6370" w:rsidRPr="28D867FF">
        <w:rPr>
          <w:bCs w:val="0"/>
          <w:iCs w:val="0"/>
          <w:noProof w:val="0"/>
          <w:lang w:val="en-GB"/>
          <w:b w:val="0"/>
          <w:i w:val="0"/>
          <w:color w:val="000000"/>
          <w:rFonts w:ascii="Times New Roman" w:cs="Times New Roman" w:eastAsia="Times New Roman" w:hAnsi="Times New Roman"/>
          <w:sz w:val="24"/>
          <w:szCs w:val="24"/>
          <w:smallCaps w:val="0"/>
          <w:caps w:val="0"/>
        </w:rPr>
        <w:t>,</w:t>
      </w:r>
      <w:r w:rsidR="5AAC6370"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traveling to the same destination, ordering meals from the same restaurant, sending packages to the same area, or planning group activities. Yet, without an effective digital coordination tool, each person acts independently. This leads to duplicated efforts: several separate ride-hailing trips on the same route, multiple food deliveries from one restaurant to the same estate, or repeated courier dispatches to the same location. The outcome is higher per-person costs, inefficient use of vehicles and riders, increased traffic, and avoidable environmental strain.</w:t>
      </w:r>
    </w:p>
    <w:p w:rsidR="58AB9CE4" w:rsidRDefault="58AB9CE4" w14:paraId="232ACE17" w14:textId="3BC7CB64" w:rsidP="28D867FF">
      <w:pPr>
        <w:jc w:val="both"/>
        <w:spacing w:before="24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Traditional ride-hailing and delivery platforms primarily match individual users with service providers (drivers, restaurants, or couriers). They rarely </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facilitate</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matching between users who have the same intention before the service is </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purchased</w:t>
      </w:r>
      <w:r w:rsidR="58AB9CE4" w:rsidRPr="28D867FF">
        <w:rPr>
          <w:bCs w:val="0"/>
          <w:iCs w:val="0"/>
          <w:noProof w:val="0"/>
          <w:lang w:val="en-GB"/>
          <w:b w:val="0"/>
          <w:i w:val="0"/>
          <w:color w:val="000000"/>
          <w:rFonts w:ascii="Times New Roman" w:cs="Times New Roman" w:eastAsia="Times New Roman" w:hAnsi="Times New Roman"/>
          <w:sz w:val="24"/>
          <w:szCs w:val="24"/>
          <w:smallCaps w:val="0"/>
          <w:caps w:val="0"/>
        </w:rPr>
        <w:t>. This missing pre-service demand aggregation layer results in financial inefficiency and missed opportunities for collective savings.</w:t>
      </w:r>
    </w:p>
    <w:p w:rsidR="58AB9CE4" w:rsidRDefault="58AB9CE4" w14:paraId="2BD7FD0A" w14:textId="5541777D" w:rsidP="140EE902">
      <w:pPr>
        <w:jc w:val="both"/>
        <w:spacing w:before="24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200A3A0B" w:rsidRPr="140EE902">
        <w:rPr>
          <w:bCs w:val="0"/>
          <w:iCs w:val="0"/>
          <w:noProof w:val="0"/>
          <w:lang w:val="en-GB"/>
          <w:b w:val="0"/>
          <w:i w:val="0"/>
          <w:color w:val="000000"/>
          <w:rFonts w:ascii="Times New Roman" w:cs="Times New Roman" w:eastAsia="Times New Roman" w:hAnsi="Times New Roman"/>
          <w:sz w:val="24"/>
          <w:szCs w:val="24"/>
          <w:smallCaps w:val="0"/>
          <w:caps w:val="0"/>
        </w:rPr>
        <w:t>MoveTogether</w:t>
      </w:r>
      <w:r w:rsidR="200A3A0B"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was conceived to fill this important gap. It is a web-based group coordination platform that enables users to create or join “group intentions”</w:t>
      </w:r>
      <w:r w:rsidR="7CA76F64"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200A3A0B" w:rsidRPr="140EE902">
        <w:rPr>
          <w:bCs w:val="0"/>
          <w:iCs w:val="0"/>
          <w:noProof w:val="0"/>
          <w:lang w:val="en-GB"/>
          <w:b w:val="0"/>
          <w:i w:val="0"/>
          <w:color w:val="000000"/>
          <w:rFonts w:ascii="Times New Roman" w:cs="Times New Roman" w:eastAsia="Times New Roman" w:hAnsi="Times New Roman"/>
          <w:sz w:val="24"/>
          <w:szCs w:val="24"/>
          <w:smallCaps w:val="0"/>
          <w:caps w:val="0"/>
        </w:rPr>
        <w:t>referred to as “Trips”</w:t>
      </w:r>
      <w:r w:rsidR="70EE1C09"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200A3A0B"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for shared services. </w:t>
      </w:r>
      <w:r w:rsidR="200A3A0B"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By connecting people with identical needs in terms of time, place, and activity, </w:t>
      </w:r>
      <w:r w:rsidR="200A3A0B" w:rsidRPr="140EE902">
        <w:rPr>
          <w:bCs w:val="0"/>
          <w:iCs w:val="0"/>
          <w:noProof w:val="0"/>
          <w:lang w:val="en-GB"/>
          <w:b w:val="0"/>
          <w:i w:val="0"/>
          <w:color w:val="000000"/>
          <w:rFonts w:ascii="Times New Roman" w:cs="Times New Roman" w:eastAsia="Times New Roman" w:hAnsi="Times New Roman"/>
          <w:sz w:val="24"/>
          <w:szCs w:val="24"/>
          <w:smallCaps w:val="0"/>
          <w:caps w:val="0"/>
        </w:rPr>
        <w:t>MoveTogether</w:t>
      </w:r>
      <w:r w:rsidR="200A3A0B"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allows participants to reach a participation threshold, automatically calculate fair cost splits, and have one member execute the service on behalf of the group. This approach converts individual consumption into collaborative action, lowering per-person expenses while fostering community interaction and more efficient resource use.</w:t>
      </w:r>
    </w:p>
    <w:p w:rsidR="28D867FF" w:rsidRDefault="28D867FF" w14:paraId="34DCEC50" w14:textId="307F735E" w:rsidP="28D867FF">
      <w:pPr>
        <w:jc w:val="both"/>
        <w:spacing w:before="24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55691ED4" w:rsidRDefault="55691ED4" w14:paraId="4EDD9B54" w14:textId="1EDA9FD1" w:rsidP="28D867FF">
      <w:pPr>
        <w:jc w:val="both"/>
        <w:spacing w:before="120" w:beforeAutospacing="0" w:after="120" w:afterAutospacing="0"/>
        <w:rPr>
          <w:bCs w:val="1"/>
          <w:iCs w:val="0"/>
          <w:noProof w:val="0"/>
          <w:lang w:val="en-GB"/>
          <w:b/>
          <w:i w:val="0"/>
          <w:color w:val="000000"/>
          <w:rFonts w:ascii="Times New Roman" w:cs="Times New Roman" w:eastAsia="Times New Roman" w:hAnsi="Times New Roman"/>
          <w:sz w:val="28"/>
          <w:szCs w:val="28"/>
          <w:smallCaps w:val="0"/>
          <w:caps w:val="0"/>
        </w:rPr>
      </w:pPr>
      <w:r w:rsidR="55691ED4" w:rsidRPr="28D867FF">
        <w:rPr>
          <w:bCs w:val="1"/>
          <w:iCs w:val="0"/>
          <w:noProof w:val="0"/>
          <w:lang w:val="en-GB"/>
          <w:b/>
          <w:i w:val="0"/>
          <w:color w:val="000000"/>
          <w:rFonts w:ascii="Times New Roman" w:cs="Times New Roman" w:eastAsia="Times New Roman" w:hAnsi="Times New Roman"/>
          <w:sz w:val="28"/>
          <w:szCs w:val="28"/>
          <w:smallCaps w:val="0"/>
          <w:caps w:val="0"/>
        </w:rPr>
        <w:t>1.2 Statement of the Problem</w:t>
      </w:r>
    </w:p>
    <w:p w:rsidR="55691ED4" w:rsidRDefault="55691ED4" w14:paraId="7A90FA78" w14:textId="1BF8F2C7" w:rsidP="28D867FF">
      <w:pPr>
        <w:jc w:val="both"/>
        <w:spacing w:before="24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55691ED4" w:rsidRPr="28D867FF">
        <w:rPr>
          <w:bCs w:val="0"/>
          <w:iCs w:val="0"/>
          <w:noProof w:val="0"/>
          <w:lang w:val="en-GB"/>
          <w:b w:val="0"/>
          <w:i w:val="0"/>
          <w:color w:val="000000"/>
          <w:rFonts w:ascii="Times New Roman" w:cs="Times New Roman" w:eastAsia="Times New Roman" w:hAnsi="Times New Roman"/>
          <w:sz w:val="24"/>
          <w:szCs w:val="24"/>
          <w:smallCaps w:val="0"/>
          <w:caps w:val="0"/>
        </w:rPr>
        <w:t>Even though ride-hailing apps like</w:t>
      </w:r>
      <w:r w:rsidR="561C9F5B"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55691ED4" w:rsidRPr="28D867FF">
        <w:rPr>
          <w:bCs w:val="0"/>
          <w:iCs w:val="0"/>
          <w:noProof w:val="0"/>
          <w:lang w:val="en-GB"/>
          <w:b w:val="0"/>
          <w:i w:val="0"/>
          <w:color w:val="000000"/>
          <w:rFonts w:ascii="Times New Roman" w:cs="Times New Roman" w:eastAsia="Times New Roman" w:hAnsi="Times New Roman"/>
          <w:sz w:val="24"/>
          <w:szCs w:val="24"/>
          <w:smallCaps w:val="0"/>
          <w:caps w:val="0"/>
        </w:rPr>
        <w:t>Bolt and Uber, alongside food delivery services, are popular in cities like Lagos and Abuja</w:t>
      </w:r>
      <w:r w:rsidR="1EDC67A6"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55691ED4" w:rsidRPr="28D867FF">
        <w:rPr>
          <w:bCs w:val="0"/>
          <w:iCs w:val="0"/>
          <w:noProof w:val="0"/>
          <w:lang w:val="en-GB"/>
          <w:b w:val="0"/>
          <w:i w:val="0"/>
          <w:color w:val="000000"/>
          <w:rFonts w:ascii="Times New Roman" w:cs="Times New Roman" w:eastAsia="Times New Roman" w:hAnsi="Times New Roman"/>
          <w:sz w:val="24"/>
          <w:szCs w:val="24"/>
          <w:smallCaps w:val="0"/>
          <w:caps w:val="0"/>
        </w:rPr>
        <w:t>with markets valued at USD 253–1,143 million in 2024/2025 (Statista/IMARC, 2025/2026)</w:t>
      </w:r>
      <w:r w:rsidR="2255BCDC"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55691ED4" w:rsidRPr="28D867FF">
        <w:rPr>
          <w:bCs w:val="0"/>
          <w:iCs w:val="0"/>
          <w:noProof w:val="0"/>
          <w:lang w:val="en-GB"/>
          <w:b w:val="0"/>
          <w:i w:val="0"/>
          <w:color w:val="000000"/>
          <w:rFonts w:ascii="Times New Roman" w:cs="Times New Roman" w:eastAsia="Times New Roman" w:hAnsi="Times New Roman"/>
          <w:sz w:val="24"/>
          <w:szCs w:val="24"/>
          <w:smallCaps w:val="0"/>
          <w:caps w:val="0"/>
        </w:rPr>
        <w:t>users still pay excessively high per-person costs. In the same estates or neighborhoods, people often share identical needs at the same time: traveling to one destination, ordering from the same restaurant, sending packages to the same area, or joining group treks. Without an easy digital platform for pre-booking coordination, everyone acts alone</w:t>
      </w:r>
      <w:r w:rsidR="1366A0C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55691ED4" w:rsidRPr="28D867FF">
        <w:rPr>
          <w:bCs w:val="0"/>
          <w:iCs w:val="0"/>
          <w:noProof w:val="0"/>
          <w:lang w:val="en-GB"/>
          <w:b w:val="0"/>
          <w:i w:val="0"/>
          <w:color w:val="000000"/>
          <w:rFonts w:ascii="Times New Roman" w:cs="Times New Roman" w:eastAsia="Times New Roman" w:hAnsi="Times New Roman"/>
          <w:sz w:val="24"/>
          <w:szCs w:val="24"/>
          <w:smallCaps w:val="0"/>
          <w:caps w:val="0"/>
        </w:rPr>
        <w:t>paying full ride fares, separate delivery fees (₦1,500–3,000), or hiring transport/guides for tiny groups. This wastes money, overburdens riders with duplicate trips, worsens traffic, and deters group activities amid rising living costs. Existing apps connect users only to providers, not peers; WhatsApp groups lack organized cost-splitting or thresholds. Thus, no simple web platform exists for creating/joining "group plans" across rides, food, dispatch, and treks to aggregate demand, split costs fairly, and execute efficiently.</w:t>
      </w:r>
    </w:p>
    <w:p w:rsidR="28D867FF" w:rsidRDefault="28D867FF" w14:paraId="44A75172" w14:textId="6E0113A2" w:rsidP="28D867FF">
      <w:pPr>
        <w:jc w:val="both"/>
        <w:spacing w:before="24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376BDFE2" w:rsidRDefault="376BDFE2" w14:paraId="1FCCBE79" w14:textId="37D9E999" w:rsidP="28D867FF">
      <w:pPr>
        <w:jc w:val="both"/>
        <w:spacing w:before="12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376BDFE2" w:rsidRPr="28D867FF">
        <w:rPr>
          <w:bCs w:val="1"/>
          <w:iCs w:val="0"/>
          <w:noProof w:val="0"/>
          <w:lang w:val="en-GB"/>
          <w:b/>
          <w:i w:val="0"/>
          <w:color w:val="000000"/>
          <w:rFonts w:ascii="Times New Roman" w:cs="Times New Roman" w:eastAsia="Times New Roman" w:hAnsi="Times New Roman"/>
          <w:sz w:val="28"/>
          <w:szCs w:val="28"/>
          <w:smallCaps w:val="0"/>
          <w:caps w:val="0"/>
        </w:rPr>
        <w:t>1.3 Aim and Objectives of the Study</w:t>
      </w:r>
    </w:p>
    <w:p w:rsidR="376BDFE2" w:rsidRDefault="376BDFE2" w14:paraId="5DD8E3BE" w14:textId="16A759C6" w:rsidP="140EE902">
      <w:pPr>
        <w:pStyle w:val="Normal"/>
        <w:jc w:val="both"/>
        <w:spacing w:before="12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r>
        <w:br/>
      </w:r>
      <w:r w:rsidR="32361FB7" w:rsidRPr="140EE902">
        <w:rPr>
          <w:noProof w:val="0"/>
          <w:lang w:val="en-GB"/>
          <w:rFonts w:ascii="Times New Roman" w:cs="Times New Roman" w:eastAsia="Times New Roman" w:hAnsi="Times New Roman"/>
          <w:sz w:val="24"/>
          <w:szCs w:val="24"/>
        </w:rPr>
        <w:t>The aim of this study is to develop a web-based group coordination and trip-sharing system (</w:t>
      </w:r>
      <w:r w:rsidR="32361FB7" w:rsidRPr="140EE902">
        <w:rPr>
          <w:noProof w:val="0"/>
          <w:lang w:val="en-GB"/>
          <w:rFonts w:ascii="Times New Roman" w:cs="Times New Roman" w:eastAsia="Times New Roman" w:hAnsi="Times New Roman"/>
          <w:sz w:val="24"/>
          <w:szCs w:val="24"/>
        </w:rPr>
        <w:t>MoveTogether</w:t>
      </w:r>
      <w:r w:rsidR="32361FB7" w:rsidRPr="140EE902">
        <w:rPr>
          <w:noProof w:val="0"/>
          <w:lang w:val="en-GB"/>
          <w:rFonts w:ascii="Times New Roman" w:cs="Times New Roman" w:eastAsia="Times New Roman" w:hAnsi="Times New Roman"/>
          <w:sz w:val="24"/>
          <w:szCs w:val="24"/>
        </w:rPr>
        <w:t>). that enables users with similar destinations or service needs to form groups, coordinate activities, and share associated costs efficiently.</w:t>
      </w:r>
    </w:p>
    <w:p w:rsidR="376BDFE2" w:rsidRDefault="376BDFE2" w14:paraId="5F7A8186" w14:textId="21507CED" w:rsidP="140EE902">
      <w:pPr>
        <w:pStyle w:val="Normal"/>
        <w:jc w:val="both"/>
        <w:ind w:left="0"/>
        <w:spacing w:before="120" w:beforeAutospacing="0" w:after="120" w:afterAutospacing="0"/>
      </w:pPr>
      <w:r w:rsidR="2D2A7033"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The </w:t>
      </w:r>
      <w:r w:rsidR="34FBE240" w:rsidRPr="140EE902">
        <w:rPr>
          <w:bCs w:val="0"/>
          <w:iCs w:val="0"/>
          <w:noProof w:val="0"/>
          <w:lang w:val="en-GB"/>
          <w:b w:val="0"/>
          <w:i w:val="0"/>
          <w:color w:val="000000"/>
          <w:rFonts w:ascii="Times New Roman" w:cs="Times New Roman" w:eastAsia="Times New Roman" w:hAnsi="Times New Roman"/>
          <w:sz w:val="24"/>
          <w:szCs w:val="24"/>
          <w:smallCaps w:val="0"/>
          <w:caps w:val="0"/>
        </w:rPr>
        <w:t>objectives</w:t>
      </w:r>
      <w:r w:rsidR="34FBE240"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of this study are as follows: </w:t>
      </w:r>
    </w:p>
    <w:p w:rsidR="310E6C5E" w:rsidRDefault="310E6C5E" w14:paraId="4A61F10F" w14:textId="05A325C1" w:rsidP="140EE902">
      <w:pPr>
        <w:pStyle w:val="ListParagraph"/>
        <w:numPr>
          <w:ilvl w:val="0"/>
          <w:numId w:val="27"/>
        </w:numPr>
        <w:jc w:val="both"/>
        <w:spacing w:before="0" w:beforeAutospacing="0" w:after="0" w:afterAutospacing="0"/>
        <w:rPr>
          <w:noProof w:val="0"/>
          <w:lang w:val="en-GB"/>
          <w:rFonts w:ascii="Times New Roman" w:cs="Times New Roman" w:eastAsia="Times New Roman" w:hAnsi="Times New Roman"/>
          <w:sz w:val="24"/>
          <w:szCs w:val="24"/>
        </w:rPr>
      </w:pPr>
      <w:r>
        <w:t>Design and develop a platform that enables users to create and join group-based trips or activities based on shared destination, time, and purpose.</w:t>
      </w:r>
    </w:p>
    <w:p>
      <w:pPr>
        <w:pStyle w:val="ListParagraph"/>
        <w:numPr>
          <w:ilvl w:val="0"/>
          <w:numId w:val="27"/>
        </w:numPr>
        <w:jc w:val="both"/>
        <w:spacing w:before="0" w:after="0"/>
      </w:pPr>
      <w:r>
        <w:t>Implement a group formation mechanism that allows activities or trips to proceed only when a specified number of participants is reached.</w:t>
      </w:r>
    </w:p>
    <w:p>
      <w:pPr>
        <w:pStyle w:val="ListParagraph"/>
        <w:numPr>
          <w:ilvl w:val="0"/>
          <w:numId w:val="27"/>
        </w:numPr>
        <w:jc w:val="both"/>
        <w:spacing w:before="0" w:after="0"/>
      </w:pPr>
      <w:r>
        <w:t>Design and implement coordination features that enable group members to agree on meeting points and activity execution plans.</w:t>
      </w:r>
    </w:p>
    <w:p>
      <w:pPr>
        <w:pStyle w:val="ListParagraph"/>
        <w:numPr>
          <w:ilvl w:val="0"/>
          <w:numId w:val="27"/>
        </w:numPr>
        <w:jc w:val="both"/>
        <w:spacing w:before="0" w:after="0"/>
      </w:pPr>
      <w:r>
        <w:t>Develop a cost-sharing module that provides an equitable method for distributing shared expenses among participants.</w:t>
      </w:r>
    </w:p>
    <w:p>
      <w:pPr>
        <w:pStyle w:val="ListParagraph"/>
        <w:numPr>
          <w:ilvl w:val="0"/>
          <w:numId w:val="27"/>
        </w:numPr>
        <w:jc w:val="both"/>
        <w:spacing w:before="0" w:after="0"/>
      </w:pPr>
      <w:r>
        <w:t>Evaluate the effectiveness and usability of the proposed system in improving group coordination and cost sharing among users.</w:t>
      </w:r>
    </w:p>
    <w:p w:rsidR="5E2C08C9" w:rsidRDefault="5E2C08C9" w14:paraId="39283316" w14:textId="3D424DC9" w:rsidP="28D867FF">
      <w:pPr>
        <w:jc w:val="both"/>
        <w:spacing w:before="120" w:beforeAutospacing="0" w:after="120" w:afterAutospacing="0"/>
        <w:rPr>
          <w:bCs w:val="1"/>
          <w:iCs w:val="0"/>
          <w:noProof w:val="0"/>
          <w:lang w:val="en-GB"/>
          <w:b/>
          <w:i w:val="0"/>
          <w:color w:val="000000"/>
          <w:rFonts w:ascii="Times New Roman" w:cs="Times New Roman" w:eastAsia="Times New Roman" w:hAnsi="Times New Roman"/>
          <w:sz w:val="28"/>
          <w:szCs w:val="28"/>
          <w:smallCaps w:val="0"/>
          <w:caps w:val="0"/>
        </w:rPr>
      </w:pPr>
      <w:r w:rsidR="410A4E2B" w:rsidRPr="140EE902">
        <w:rPr>
          <w:bCs w:val="1"/>
          <w:iCs w:val="0"/>
          <w:noProof w:val="0"/>
          <w:lang w:val="en-GB"/>
          <w:b/>
          <w:i w:val="0"/>
          <w:color w:val="000000"/>
          <w:rFonts w:ascii="Times New Roman" w:cs="Times New Roman" w:eastAsia="Times New Roman" w:hAnsi="Times New Roman"/>
          <w:sz w:val="28"/>
          <w:szCs w:val="28"/>
          <w:smallCaps w:val="0"/>
          <w:caps w:val="0"/>
        </w:rPr>
        <w:t>1.4 Scope of the Study</w:t>
      </w:r>
    </w:p>
    <w:p w:rsidR="04B0F76E" w:rsidRDefault="04B0F76E" w14:paraId="5DEC80BF" w14:textId="0D2ABB42" w:rsidP="140EE902">
      <w:pPr>
        <w:jc w:val="both"/>
        <w:spacing w:before="240" w:beforeAutospacing="0" w:after="240" w:afterAutospacing="0"/>
      </w:pPr>
      <w:r w:rsidR="04B0F76E" w:rsidRPr="140EE902">
        <w:rPr>
          <w:noProof w:val="0"/>
          <w:lang w:val="en-GB"/>
          <w:rFonts w:ascii="Times New Roman" w:cs="Times New Roman" w:eastAsia="Times New Roman" w:hAnsi="Times New Roman"/>
          <w:sz w:val="24"/>
          <w:szCs w:val="24"/>
        </w:rPr>
        <w:t>This study focuses on the implementation of a web-based group coordination and trip-sharing system (MoveTogether) designed for users within a defined community, such as a university campus or residential area.</w:t>
      </w:r>
    </w:p>
    <w:p w:rsidR="04B0F76E" w:rsidRDefault="04B0F76E" w14:paraId="499F12C3" w14:textId="650E1BF4" w:rsidP="140EE902">
      <w:pPr>
        <w:jc w:val="both"/>
        <w:spacing w:before="240" w:beforeAutospacing="0" w:after="240" w:afterAutospacing="0"/>
      </w:pPr>
      <w:r w:rsidR="04B0F76E" w:rsidRPr="140EE902">
        <w:rPr>
          <w:noProof w:val="0"/>
          <w:lang w:val="en-GB"/>
          <w:rFonts w:ascii="Times New Roman" w:cs="Times New Roman" w:eastAsia="Times New Roman" w:hAnsi="Times New Roman"/>
          <w:sz w:val="24"/>
          <w:szCs w:val="24"/>
        </w:rPr>
        <w:t>The system enables individuals with similar destinations or service needs to form groups prior to accessing services, thereby supporting coordinated activities and shared cost arrangements.</w:t>
      </w:r>
    </w:p>
    <w:p w:rsidR="28D867FF" w:rsidRDefault="28D867FF" w14:paraId="7B0ECCEF" w14:textId="2F59A87A" w:rsidP="140EE902">
      <w:pPr>
        <w:jc w:val="both"/>
        <w:spacing w:before="120" w:beforeAutospacing="0" w:after="120" w:afterAutospacing="0"/>
        <w:rPr>
          <w:bCs w:val="1"/>
          <w:iCs w:val="0"/>
          <w:noProof w:val="0"/>
          <w:lang w:val="en-GB"/>
          <w:b/>
          <w:i w:val="0"/>
          <w:color w:val="000000"/>
          <w:rFonts w:ascii="Times New Roman" w:cs="Times New Roman" w:eastAsia="Times New Roman" w:hAnsi="Times New Roman"/>
          <w:sz w:val="28"/>
          <w:szCs w:val="28"/>
          <w:smallCaps w:val="0"/>
          <w:caps w:val="0"/>
        </w:rPr>
      </w:pPr>
      <w:r w:rsidR="3C92DE24" w:rsidRPr="140EE902">
        <w:rPr>
          <w:bCs w:val="1"/>
          <w:iCs w:val="0"/>
          <w:noProof w:val="0"/>
          <w:lang w:val="en-GB"/>
          <w:b/>
          <w:i w:val="0"/>
          <w:color w:val="000000"/>
          <w:rFonts w:ascii="Times New Roman" w:cs="Times New Roman" w:eastAsia="Times New Roman" w:hAnsi="Times New Roman"/>
          <w:sz w:val="28"/>
          <w:szCs w:val="28"/>
          <w:smallCaps w:val="0"/>
          <w:caps w:val="0"/>
        </w:rPr>
        <w:t>1.5 Significance of the Study</w:t>
      </w:r>
    </w:p>
    <w:p w:rsidR="1C4EC18B" w:rsidRDefault="1C4EC18B" w14:paraId="517EDC21" w14:textId="4923B167" w:rsidP="140EE902">
      <w:pPr>
        <w:pStyle w:val="ListParagraph"/>
        <w:numPr>
          <w:ilvl w:val="0"/>
          <w:numId w:val="29"/>
        </w:numPr>
        <w:jc w:val="both"/>
        <w:spacing w:before="0" w:beforeAutospacing="0" w:after="0" w:afterAutospacing="0"/>
        <w:rPr>
          <w:noProof w:val="0"/>
          <w:lang w:val="en-GB"/>
          <w:rFonts w:ascii="Times New Roman" w:cs="Times New Roman" w:eastAsia="Times New Roman" w:hAnsi="Times New Roman"/>
          <w:sz w:val="24"/>
          <w:szCs w:val="24"/>
        </w:rPr>
      </w:pPr>
      <w:r w:rsidR="1C4EC18B" w:rsidRPr="140EE902">
        <w:rPr>
          <w:bCs w:val="1"/>
          <w:noProof w:val="0"/>
          <w:lang w:val="en-GB"/>
          <w:b/>
          <w:rFonts w:ascii="Times New Roman" w:cs="Times New Roman" w:eastAsia="Times New Roman" w:hAnsi="Times New Roman"/>
          <w:sz w:val="24"/>
          <w:szCs w:val="24"/>
        </w:rPr>
        <w:t xml:space="preserve">Cost Reduction for Users: </w:t>
      </w:r>
      <w:r w:rsidR="1C4EC18B" w:rsidRPr="140EE902">
        <w:rPr>
          <w:noProof w:val="0"/>
          <w:lang w:val="en-GB"/>
          <w:rFonts w:ascii="Times New Roman" w:cs="Times New Roman" w:eastAsia="Times New Roman" w:hAnsi="Times New Roman"/>
          <w:sz w:val="24"/>
          <w:szCs w:val="24"/>
        </w:rPr>
        <w:t xml:space="preserve">The system introduces a structured way for individuals with similar needs to form groups and share expenses, thereby reducing the high per-person costs associated with transportation, food delivery, and dispatch services. </w:t>
      </w:r>
    </w:p>
    <w:p w:rsidR="1C4EC18B" w:rsidRDefault="1C4EC18B" w14:paraId="32E1C2EA" w14:textId="1270BC2B" w:rsidP="140EE902">
      <w:pPr>
        <w:pStyle w:val="ListParagraph"/>
        <w:numPr>
          <w:ilvl w:val="0"/>
          <w:numId w:val="29"/>
        </w:numPr>
        <w:jc w:val="both"/>
        <w:spacing w:before="0" w:beforeAutospacing="0" w:after="0" w:afterAutospacing="0"/>
        <w:rPr>
          <w:noProof w:val="0"/>
          <w:lang w:val="en-GB"/>
          <w:rFonts w:ascii="Times New Roman" w:cs="Times New Roman" w:eastAsia="Times New Roman" w:hAnsi="Times New Roman"/>
          <w:sz w:val="24"/>
          <w:szCs w:val="24"/>
        </w:rPr>
      </w:pPr>
      <w:r w:rsidR="1C4EC18B" w:rsidRPr="140EE902">
        <w:rPr>
          <w:bCs w:val="1"/>
          <w:noProof w:val="0"/>
          <w:lang w:val="en-GB"/>
          <w:b/>
          <w:rFonts w:ascii="Times New Roman" w:cs="Times New Roman" w:eastAsia="Times New Roman" w:hAnsi="Times New Roman"/>
          <w:sz w:val="24"/>
          <w:szCs w:val="24"/>
        </w:rPr>
        <w:t>Improved Resource Efficiency:</w:t>
      </w:r>
      <w:r w:rsidR="0E7548CB" w:rsidRPr="140EE902">
        <w:rPr>
          <w:bCs w:val="1"/>
          <w:noProof w:val="0"/>
          <w:lang w:val="en-GB"/>
          <w:b/>
          <w:rFonts w:ascii="Times New Roman" w:cs="Times New Roman" w:eastAsia="Times New Roman" w:hAnsi="Times New Roman"/>
          <w:sz w:val="24"/>
          <w:szCs w:val="24"/>
        </w:rPr>
        <w:t xml:space="preserve"> </w:t>
      </w:r>
      <w:r w:rsidR="1C4EC18B" w:rsidRPr="140EE902">
        <w:rPr>
          <w:noProof w:val="0"/>
          <w:lang w:val="en-GB"/>
          <w:rFonts w:ascii="Times New Roman" w:cs="Times New Roman" w:eastAsia="Times New Roman" w:hAnsi="Times New Roman"/>
          <w:sz w:val="24"/>
          <w:szCs w:val="24"/>
        </w:rPr>
        <w:t xml:space="preserve">By aggregating users with identical intentions before service execution, the system helps reduce duplicated trips and promotes more efficient use of available transport and delivery resources. </w:t>
      </w:r>
    </w:p>
    <w:p w:rsidR="1C4EC18B" w:rsidRDefault="1C4EC18B" w14:paraId="0F250637" w14:textId="4B521AE0" w:rsidP="140EE902">
      <w:pPr>
        <w:pStyle w:val="ListParagraph"/>
        <w:numPr>
          <w:ilvl w:val="0"/>
          <w:numId w:val="29"/>
        </w:numPr>
        <w:jc w:val="both"/>
        <w:spacing w:before="0" w:beforeAutospacing="0" w:after="0" w:afterAutospacing="0"/>
        <w:rPr>
          <w:noProof w:val="0"/>
          <w:lang w:val="en-GB"/>
          <w:rFonts w:ascii="Times New Roman" w:cs="Times New Roman" w:eastAsia="Times New Roman" w:hAnsi="Times New Roman"/>
          <w:sz w:val="24"/>
          <w:szCs w:val="24"/>
        </w:rPr>
      </w:pPr>
      <w:r w:rsidR="1C4EC18B" w:rsidRPr="140EE902">
        <w:rPr>
          <w:bCs w:val="1"/>
          <w:noProof w:val="0"/>
          <w:lang w:val="en-GB"/>
          <w:b/>
          <w:rFonts w:ascii="Times New Roman" w:cs="Times New Roman" w:eastAsia="Times New Roman" w:hAnsi="Times New Roman"/>
          <w:sz w:val="24"/>
          <w:szCs w:val="24"/>
        </w:rPr>
        <w:t>Enhanced Coordination Within Communities:</w:t>
      </w:r>
      <w:r w:rsidR="5A5DECAE" w:rsidRPr="140EE902">
        <w:rPr>
          <w:bCs w:val="1"/>
          <w:noProof w:val="0"/>
          <w:lang w:val="en-GB"/>
          <w:b/>
          <w:rFonts w:ascii="Times New Roman" w:cs="Times New Roman" w:eastAsia="Times New Roman" w:hAnsi="Times New Roman"/>
          <w:sz w:val="24"/>
          <w:szCs w:val="24"/>
        </w:rPr>
        <w:t xml:space="preserve"> </w:t>
      </w:r>
      <w:r w:rsidR="1C4EC18B" w:rsidRPr="140EE902">
        <w:rPr>
          <w:noProof w:val="0"/>
          <w:lang w:val="en-GB"/>
          <w:rFonts w:ascii="Times New Roman" w:cs="Times New Roman" w:eastAsia="Times New Roman" w:hAnsi="Times New Roman"/>
          <w:sz w:val="24"/>
          <w:szCs w:val="24"/>
        </w:rPr>
        <w:t xml:space="preserve">The platform provides a centralized means for users within a defined environment (e.g., campuses or estates) to coordinate shared activities such as trips, deliveries, and group outings. </w:t>
      </w:r>
    </w:p>
    <w:p w:rsidR="1C4EC18B" w:rsidRDefault="1C4EC18B" w14:paraId="52E4DB1A" w14:textId="629A0441" w:rsidP="140EE902">
      <w:pPr>
        <w:pStyle w:val="ListParagraph"/>
        <w:numPr>
          <w:ilvl w:val="0"/>
          <w:numId w:val="29"/>
        </w:numPr>
        <w:jc w:val="both"/>
        <w:spacing w:before="0" w:beforeAutospacing="0" w:after="0" w:afterAutospacing="0"/>
        <w:rPr>
          <w:noProof w:val="0"/>
          <w:lang w:val="en-GB"/>
          <w:rFonts w:ascii="Times New Roman" w:cs="Times New Roman" w:eastAsia="Times New Roman" w:hAnsi="Times New Roman"/>
          <w:sz w:val="24"/>
          <w:szCs w:val="24"/>
        </w:rPr>
      </w:pPr>
      <w:r w:rsidR="1C4EC18B" w:rsidRPr="140EE902">
        <w:rPr>
          <w:bCs w:val="1"/>
          <w:noProof w:val="0"/>
          <w:lang w:val="en-GB"/>
          <w:b/>
          <w:rFonts w:ascii="Times New Roman" w:cs="Times New Roman" w:eastAsia="Times New Roman" w:hAnsi="Times New Roman"/>
          <w:sz w:val="24"/>
          <w:szCs w:val="24"/>
        </w:rPr>
        <w:t>Contribution to Collaborative Consumption:</w:t>
      </w:r>
      <w:r w:rsidR="64F5E7DD" w:rsidRPr="140EE902">
        <w:rPr>
          <w:bCs w:val="1"/>
          <w:noProof w:val="0"/>
          <w:lang w:val="en-GB"/>
          <w:b/>
          <w:rFonts w:ascii="Times New Roman" w:cs="Times New Roman" w:eastAsia="Times New Roman" w:hAnsi="Times New Roman"/>
          <w:sz w:val="24"/>
          <w:szCs w:val="24"/>
        </w:rPr>
        <w:t xml:space="preserve"> </w:t>
      </w:r>
      <w:r w:rsidR="1C4EC18B" w:rsidRPr="140EE902">
        <w:rPr>
          <w:noProof w:val="0"/>
          <w:lang w:val="en-GB"/>
          <w:rFonts w:ascii="Times New Roman" w:cs="Times New Roman" w:eastAsia="Times New Roman" w:hAnsi="Times New Roman"/>
          <w:sz w:val="24"/>
          <w:szCs w:val="24"/>
        </w:rPr>
        <w:t xml:space="preserve">The study extends the concept of the sharing economy by introducing a pre-service coordination approach, where users connect with one another before engaging service providers. </w:t>
      </w:r>
    </w:p>
    <w:p w:rsidR="1C4EC18B" w:rsidRDefault="1C4EC18B" w14:paraId="15FB199F" w14:textId="5F9D597A" w:rsidP="140EE902">
      <w:pPr>
        <w:pStyle w:val="ListParagraph"/>
        <w:numPr>
          <w:ilvl w:val="0"/>
          <w:numId w:val="29"/>
        </w:numPr>
        <w:jc w:val="both"/>
        <w:spacing w:before="0" w:beforeAutospacing="0" w:after="0" w:afterAutospacing="0"/>
        <w:rPr>
          <w:noProof w:val="0"/>
          <w:lang w:val="en-GB"/>
          <w:rFonts w:ascii="Times New Roman" w:cs="Times New Roman" w:eastAsia="Times New Roman" w:hAnsi="Times New Roman"/>
          <w:sz w:val="24"/>
          <w:szCs w:val="24"/>
        </w:rPr>
      </w:pPr>
      <w:r w:rsidR="1C4EC18B" w:rsidRPr="140EE902">
        <w:rPr>
          <w:bCs w:val="1"/>
          <w:noProof w:val="0"/>
          <w:lang w:val="en-GB"/>
          <w:b/>
          <w:rFonts w:ascii="Times New Roman" w:cs="Times New Roman" w:eastAsia="Times New Roman" w:hAnsi="Times New Roman"/>
          <w:sz w:val="24"/>
          <w:szCs w:val="24"/>
        </w:rPr>
        <w:t>Academic and Practical Relevance:</w:t>
      </w:r>
      <w:r w:rsidR="2BF75F64" w:rsidRPr="140EE902">
        <w:rPr>
          <w:bCs w:val="1"/>
          <w:noProof w:val="0"/>
          <w:lang w:val="en-GB"/>
          <w:b/>
          <w:rFonts w:ascii="Times New Roman" w:cs="Times New Roman" w:eastAsia="Times New Roman" w:hAnsi="Times New Roman"/>
          <w:sz w:val="24"/>
          <w:szCs w:val="24"/>
        </w:rPr>
        <w:t xml:space="preserve"> </w:t>
      </w:r>
      <w:r w:rsidR="489C93A9" w:rsidRPr="140EE902">
        <w:rPr>
          <w:noProof w:val="0"/>
          <w:lang w:val="en-GB"/>
          <w:rFonts w:ascii="Times New Roman" w:cs="Times New Roman" w:eastAsia="Times New Roman" w:hAnsi="Times New Roman"/>
          <w:sz w:val="24"/>
          <w:szCs w:val="24"/>
        </w:rPr>
        <w:t>The</w:t>
      </w:r>
      <w:r w:rsidR="1C4EC18B" w:rsidRPr="140EE902">
        <w:rPr>
          <w:noProof w:val="0"/>
          <w:lang w:val="en-GB"/>
          <w:rFonts w:ascii="Times New Roman" w:cs="Times New Roman" w:eastAsia="Times New Roman" w:hAnsi="Times New Roman"/>
          <w:sz w:val="24"/>
          <w:szCs w:val="24"/>
        </w:rPr>
        <w:t xml:space="preserve"> system serves as a practical demonstration of how web-based technologies can address real-world economic and logistical challenges, particularly in developing environments with rising living costs.</w:t>
      </w:r>
    </w:p>
    <w:p w:rsidR="140EE902" w:rsidRDefault="140EE902" w14:paraId="374D5F66" w14:textId="5F5CE279" w:rsidP="140EE902">
      <w:pPr>
        <w:jc w:val="both"/>
        <w:spacing w:before="120" w:beforeAutospacing="0" w:after="120" w:afterAutospacing="0"/>
        <w:rPr>
          <w:bCs w:val="1"/>
          <w:iCs w:val="0"/>
          <w:noProof w:val="0"/>
          <w:lang w:val="en-GB"/>
          <w:b/>
          <w:i w:val="0"/>
          <w:color w:val="000000"/>
          <w:rFonts w:ascii="Times New Roman" w:cs="Times New Roman" w:eastAsia="Times New Roman" w:hAnsi="Times New Roman"/>
          <w:sz w:val="28"/>
          <w:szCs w:val="28"/>
          <w:smallCaps w:val="0"/>
          <w:caps w:val="0"/>
        </w:rPr>
      </w:pPr>
    </w:p>
    <w:p w:rsidR="72793D78" w:rsidRDefault="72793D78" w14:paraId="53269541" w14:textId="75C7C215" w:rsidP="28D867FF">
      <w:pPr>
        <w:jc w:val="both"/>
        <w:spacing w:before="120" w:beforeAutospacing="0" w:after="120" w:afterAutospacing="0"/>
        <w:rPr>
          <w:bCs w:val="1"/>
          <w:iCs w:val="0"/>
          <w:noProof w:val="0"/>
          <w:lang w:val="en-GB"/>
          <w:b/>
          <w:i w:val="0"/>
          <w:color w:val="000000"/>
          <w:rFonts w:ascii="Times New Roman" w:cs="Times New Roman" w:eastAsia="Times New Roman" w:hAnsi="Times New Roman"/>
          <w:sz w:val="28"/>
          <w:szCs w:val="28"/>
          <w:smallCaps w:val="0"/>
          <w:caps w:val="0"/>
        </w:rPr>
      </w:pPr>
      <w:r w:rsidR="7A21A84C" w:rsidRPr="140EE902">
        <w:rPr>
          <w:bCs w:val="1"/>
          <w:iCs w:val="0"/>
          <w:noProof w:val="0"/>
          <w:lang w:val="en-GB"/>
          <w:b/>
          <w:i w:val="0"/>
          <w:color w:val="000000"/>
          <w:rFonts w:ascii="Times New Roman" w:cs="Times New Roman" w:eastAsia="Times New Roman" w:hAnsi="Times New Roman"/>
          <w:sz w:val="28"/>
          <w:szCs w:val="28"/>
          <w:smallCaps w:val="0"/>
          <w:caps w:val="0"/>
        </w:rPr>
        <w:t>1.6 Limitations of the Study</w:t>
      </w:r>
    </w:p>
    <w:p w:rsidR="28D867FF" w:rsidRDefault="28D867FF" w14:paraId="094FE40B" w14:textId="4CBD4511" w:rsidP="140EE902">
      <w:pPr>
        <w:jc w:val="both"/>
        <w:spacing w:before="240" w:beforeAutospacing="0" w:after="240" w:afterAutospacing="0"/>
      </w:pPr>
      <w:r w:rsidR="60F6F117" w:rsidRPr="140EE902">
        <w:rPr>
          <w:noProof w:val="0"/>
          <w:lang w:val="en-GB"/>
          <w:rFonts w:ascii="Times New Roman" w:cs="Times New Roman" w:eastAsia="Times New Roman" w:hAnsi="Times New Roman"/>
          <w:sz w:val="24"/>
          <w:szCs w:val="24"/>
        </w:rPr>
        <w:t>Despite its contributions, the study has the following limitations:</w:t>
      </w:r>
    </w:p>
    <w:p w:rsidR="28D867FF" w:rsidRDefault="28D867FF" w14:paraId="0111AD98" w14:textId="3D233041" w:rsidP="140EE902">
      <w:pPr>
        <w:pStyle w:val="ListParagraph"/>
        <w:numPr>
          <w:ilvl w:val="0"/>
          <w:numId w:val="32"/>
        </w:numPr>
        <w:jc w:val="both"/>
        <w:spacing w:before="0" w:beforeAutospacing="0" w:after="0" w:afterAutospacing="0"/>
        <w:rPr>
          <w:noProof w:val="0"/>
          <w:lang w:val="en-GB"/>
          <w:rFonts w:ascii="Times New Roman" w:cs="Times New Roman" w:eastAsia="Times New Roman" w:hAnsi="Times New Roman"/>
          <w:sz w:val="24"/>
          <w:szCs w:val="24"/>
        </w:rPr>
      </w:pPr>
      <w:r w:rsidR="60F6F117" w:rsidRPr="140EE902">
        <w:rPr>
          <w:bCs w:val="1"/>
          <w:noProof w:val="0"/>
          <w:lang w:val="en-GB"/>
          <w:b/>
          <w:rFonts w:ascii="Times New Roman" w:cs="Times New Roman" w:eastAsia="Times New Roman" w:hAnsi="Times New Roman"/>
          <w:sz w:val="24"/>
          <w:szCs w:val="24"/>
        </w:rPr>
        <w:t>Absence of Real-Time Tracking:</w:t>
      </w:r>
      <w:r w:rsidR="5410C0E4" w:rsidRPr="140EE902">
        <w:rPr>
          <w:bCs w:val="1"/>
          <w:noProof w:val="0"/>
          <w:lang w:val="en-GB"/>
          <w:b/>
          <w:rFonts w:ascii="Times New Roman" w:cs="Times New Roman" w:eastAsia="Times New Roman" w:hAnsi="Times New Roman"/>
          <w:sz w:val="24"/>
          <w:szCs w:val="24"/>
        </w:rPr>
        <w:t xml:space="preserve"> </w:t>
      </w:r>
      <w:r w:rsidR="60F6F117" w:rsidRPr="140EE902">
        <w:rPr>
          <w:noProof w:val="0"/>
          <w:lang w:val="en-GB"/>
          <w:rFonts w:ascii="Times New Roman" w:cs="Times New Roman" w:eastAsia="Times New Roman" w:hAnsi="Times New Roman"/>
          <w:sz w:val="24"/>
          <w:szCs w:val="24"/>
        </w:rPr>
        <w:t xml:space="preserve">The system does not include GPS tracking or live location features, which may limit real-time coordination and monitoring of trips. </w:t>
      </w:r>
    </w:p>
    <w:p w:rsidR="28D867FF" w:rsidRDefault="28D867FF" w14:paraId="2DD3CF60" w14:textId="46D97ECD" w:rsidP="140EE902">
      <w:pPr>
        <w:pStyle w:val="ListParagraph"/>
        <w:numPr>
          <w:ilvl w:val="0"/>
          <w:numId w:val="32"/>
        </w:numPr>
        <w:jc w:val="both"/>
        <w:spacing w:before="0" w:beforeAutospacing="0" w:after="0" w:afterAutospacing="0"/>
        <w:rPr>
          <w:noProof w:val="0"/>
          <w:lang w:val="en-GB"/>
          <w:rFonts w:ascii="Times New Roman" w:cs="Times New Roman" w:eastAsia="Times New Roman" w:hAnsi="Times New Roman"/>
          <w:sz w:val="24"/>
          <w:szCs w:val="24"/>
        </w:rPr>
      </w:pPr>
      <w:r w:rsidR="60F6F117" w:rsidRPr="140EE902">
        <w:rPr>
          <w:bCs w:val="1"/>
          <w:noProof w:val="0"/>
          <w:lang w:val="en-GB"/>
          <w:b/>
          <w:rFonts w:ascii="Times New Roman" w:cs="Times New Roman" w:eastAsia="Times New Roman" w:hAnsi="Times New Roman"/>
          <w:sz w:val="24"/>
          <w:szCs w:val="24"/>
        </w:rPr>
        <w:t>No Integrated Payment System:</w:t>
      </w:r>
      <w:r w:rsidR="09876837" w:rsidRPr="140EE902">
        <w:rPr>
          <w:bCs w:val="1"/>
          <w:noProof w:val="0"/>
          <w:lang w:val="en-GB"/>
          <w:b/>
          <w:rFonts w:ascii="Times New Roman" w:cs="Times New Roman" w:eastAsia="Times New Roman" w:hAnsi="Times New Roman"/>
          <w:sz w:val="24"/>
          <w:szCs w:val="24"/>
        </w:rPr>
        <w:t xml:space="preserve"> </w:t>
      </w:r>
      <w:r w:rsidR="60F6F117" w:rsidRPr="140EE902">
        <w:rPr>
          <w:noProof w:val="0"/>
          <w:lang w:val="en-GB"/>
          <w:rFonts w:ascii="Times New Roman" w:cs="Times New Roman" w:eastAsia="Times New Roman" w:hAnsi="Times New Roman"/>
          <w:sz w:val="24"/>
          <w:szCs w:val="24"/>
        </w:rPr>
        <w:t xml:space="preserve">Cost-sharing is conceptual and calculated within the system, but actual financial transactions are handled externally by users. </w:t>
      </w:r>
    </w:p>
    <w:p w:rsidR="28D867FF" w:rsidRDefault="28D867FF" w14:paraId="72339656" w14:textId="09EB628E" w:rsidP="140EE902">
      <w:pPr>
        <w:pStyle w:val="ListParagraph"/>
        <w:numPr>
          <w:ilvl w:val="0"/>
          <w:numId w:val="32"/>
        </w:numPr>
        <w:jc w:val="both"/>
        <w:spacing w:before="0" w:beforeAutospacing="0" w:after="0" w:afterAutospacing="0"/>
        <w:rPr>
          <w:noProof w:val="0"/>
          <w:lang w:val="en-GB"/>
          <w:rFonts w:ascii="Times New Roman" w:cs="Times New Roman" w:eastAsia="Times New Roman" w:hAnsi="Times New Roman"/>
          <w:sz w:val="24"/>
          <w:szCs w:val="24"/>
        </w:rPr>
      </w:pPr>
      <w:r w:rsidR="60F6F117" w:rsidRPr="140EE902">
        <w:rPr>
          <w:bCs w:val="1"/>
          <w:noProof w:val="0"/>
          <w:lang w:val="en-GB"/>
          <w:b/>
          <w:rFonts w:ascii="Times New Roman" w:cs="Times New Roman" w:eastAsia="Times New Roman" w:hAnsi="Times New Roman"/>
          <w:sz w:val="24"/>
          <w:szCs w:val="24"/>
        </w:rPr>
        <w:t>Lack of Direct Service Integration:</w:t>
      </w:r>
      <w:r w:rsidR="151B4C6C" w:rsidRPr="140EE902">
        <w:rPr>
          <w:bCs w:val="1"/>
          <w:noProof w:val="0"/>
          <w:lang w:val="en-GB"/>
          <w:b/>
          <w:rFonts w:ascii="Times New Roman" w:cs="Times New Roman" w:eastAsia="Times New Roman" w:hAnsi="Times New Roman"/>
          <w:sz w:val="24"/>
          <w:szCs w:val="24"/>
        </w:rPr>
        <w:t xml:space="preserve"> </w:t>
      </w:r>
      <w:r w:rsidR="60F6F117" w:rsidRPr="140EE902">
        <w:rPr>
          <w:noProof w:val="0"/>
          <w:lang w:val="en-GB"/>
          <w:rFonts w:ascii="Times New Roman" w:cs="Times New Roman" w:eastAsia="Times New Roman" w:hAnsi="Times New Roman"/>
          <w:sz w:val="24"/>
          <w:szCs w:val="24"/>
        </w:rPr>
        <w:t xml:space="preserve">The platform does not connect directly with transport, food delivery, or dispatch service providers; users must independently execute bookings outside the system. </w:t>
      </w:r>
    </w:p>
    <w:p w:rsidR="28D867FF" w:rsidRDefault="28D867FF" w14:paraId="5F29C388" w14:textId="2F3F2EAF" w:rsidP="140EE902">
      <w:pPr>
        <w:pStyle w:val="ListParagraph"/>
        <w:numPr>
          <w:ilvl w:val="0"/>
          <w:numId w:val="32"/>
        </w:numPr>
        <w:jc w:val="both"/>
        <w:spacing w:before="0" w:beforeAutospacing="0" w:after="0" w:afterAutospacing="0"/>
        <w:rPr>
          <w:noProof w:val="0"/>
          <w:lang w:val="en-GB"/>
          <w:rFonts w:ascii="Times New Roman" w:cs="Times New Roman" w:eastAsia="Times New Roman" w:hAnsi="Times New Roman"/>
          <w:sz w:val="24"/>
          <w:szCs w:val="24"/>
        </w:rPr>
      </w:pPr>
      <w:r w:rsidR="60F6F117" w:rsidRPr="140EE902">
        <w:rPr>
          <w:bCs w:val="1"/>
          <w:noProof w:val="0"/>
          <w:lang w:val="en-GB"/>
          <w:b/>
          <w:rFonts w:ascii="Times New Roman" w:cs="Times New Roman" w:eastAsia="Times New Roman" w:hAnsi="Times New Roman"/>
          <w:sz w:val="24"/>
          <w:szCs w:val="24"/>
        </w:rPr>
        <w:t>Basic Security Measures:</w:t>
      </w:r>
      <w:r w:rsidR="4F0A39DA" w:rsidRPr="140EE902">
        <w:rPr>
          <w:bCs w:val="1"/>
          <w:noProof w:val="0"/>
          <w:lang w:val="en-GB"/>
          <w:b/>
          <w:rFonts w:ascii="Times New Roman" w:cs="Times New Roman" w:eastAsia="Times New Roman" w:hAnsi="Times New Roman"/>
          <w:sz w:val="24"/>
          <w:szCs w:val="24"/>
        </w:rPr>
        <w:t xml:space="preserve"> </w:t>
      </w:r>
      <w:r w:rsidR="60F6F117" w:rsidRPr="140EE902">
        <w:rPr>
          <w:noProof w:val="0"/>
          <w:lang w:val="en-GB"/>
          <w:rFonts w:ascii="Times New Roman" w:cs="Times New Roman" w:eastAsia="Times New Roman" w:hAnsi="Times New Roman"/>
          <w:sz w:val="24"/>
          <w:szCs w:val="24"/>
        </w:rPr>
        <w:t xml:space="preserve">User verification is limited to basic authentication, which may not fully </w:t>
      </w:r>
      <w:r w:rsidR="60F6F117" w:rsidRPr="140EE902">
        <w:rPr>
          <w:noProof w:val="0"/>
          <w:lang w:val="en-GB"/>
          <w:rFonts w:ascii="Times New Roman" w:cs="Times New Roman" w:eastAsia="Times New Roman" w:hAnsi="Times New Roman"/>
          <w:sz w:val="24"/>
          <w:szCs w:val="24"/>
        </w:rPr>
        <w:t>eliminate</w:t>
      </w:r>
      <w:r w:rsidR="60F6F117" w:rsidRPr="140EE902">
        <w:rPr>
          <w:noProof w:val="0"/>
          <w:lang w:val="en-GB"/>
          <w:rFonts w:ascii="Times New Roman" w:cs="Times New Roman" w:eastAsia="Times New Roman" w:hAnsi="Times New Roman"/>
          <w:sz w:val="24"/>
          <w:szCs w:val="24"/>
        </w:rPr>
        <w:t xml:space="preserve"> trust and safety concerns among participants. </w:t>
      </w:r>
    </w:p>
    <w:p w:rsidR="28D867FF" w:rsidRDefault="28D867FF" w14:paraId="4B7D2261" w14:textId="1A867A0A" w:rsidP="140EE902">
      <w:pPr>
        <w:pStyle w:val="ListParagraph"/>
        <w:numPr>
          <w:ilvl w:val="0"/>
          <w:numId w:val="32"/>
        </w:numPr>
        <w:jc w:val="both"/>
        <w:spacing w:before="0" w:beforeAutospacing="0" w:after="0" w:afterAutospacing="0"/>
        <w:rPr>
          <w:noProof w:val="0"/>
          <w:lang w:val="en-GB"/>
          <w:rFonts w:ascii="Times New Roman" w:cs="Times New Roman" w:eastAsia="Times New Roman" w:hAnsi="Times New Roman"/>
          <w:sz w:val="24"/>
          <w:szCs w:val="24"/>
        </w:rPr>
      </w:pPr>
      <w:r w:rsidR="60F6F117" w:rsidRPr="140EE902">
        <w:rPr>
          <w:bCs w:val="1"/>
          <w:noProof w:val="0"/>
          <w:lang w:val="en-GB"/>
          <w:b/>
          <w:rFonts w:ascii="Times New Roman" w:cs="Times New Roman" w:eastAsia="Times New Roman" w:hAnsi="Times New Roman"/>
          <w:sz w:val="24"/>
          <w:szCs w:val="24"/>
        </w:rPr>
        <w:t>Limited Deployment Scope:</w:t>
      </w:r>
      <w:r w:rsidR="36227287" w:rsidRPr="140EE902">
        <w:rPr>
          <w:bCs w:val="1"/>
          <w:noProof w:val="0"/>
          <w:lang w:val="en-GB"/>
          <w:b/>
          <w:rFonts w:ascii="Times New Roman" w:cs="Times New Roman" w:eastAsia="Times New Roman" w:hAnsi="Times New Roman"/>
          <w:sz w:val="24"/>
          <w:szCs w:val="24"/>
        </w:rPr>
        <w:t xml:space="preserve"> </w:t>
      </w:r>
      <w:r w:rsidR="60F6F117" w:rsidRPr="140EE902">
        <w:rPr>
          <w:noProof w:val="0"/>
          <w:lang w:val="en-GB"/>
          <w:rFonts w:ascii="Times New Roman" w:cs="Times New Roman" w:eastAsia="Times New Roman" w:hAnsi="Times New Roman"/>
          <w:sz w:val="24"/>
          <w:szCs w:val="24"/>
        </w:rPr>
        <w:t>The system is developed as a prototype within a controlled environment (e.g., a campus or small community</w:t>
      </w:r>
      <w:r w:rsidR="60F6F117" w:rsidRPr="140EE902">
        <w:rPr>
          <w:noProof w:val="0"/>
          <w:lang w:val="en-GB"/>
          <w:rFonts w:ascii="Times New Roman" w:cs="Times New Roman" w:eastAsia="Times New Roman" w:hAnsi="Times New Roman"/>
          <w:sz w:val="24"/>
          <w:szCs w:val="24"/>
        </w:rPr>
        <w:t>), and</w:t>
      </w:r>
      <w:r w:rsidR="60F6F117" w:rsidRPr="140EE902">
        <w:rPr>
          <w:noProof w:val="0"/>
          <w:lang w:val="en-GB"/>
          <w:rFonts w:ascii="Times New Roman" w:cs="Times New Roman" w:eastAsia="Times New Roman" w:hAnsi="Times New Roman"/>
          <w:sz w:val="24"/>
          <w:szCs w:val="24"/>
        </w:rPr>
        <w:t xml:space="preserve"> may require further scaling and testing for broader real-world application.</w:t>
      </w:r>
    </w:p>
    <w:p w:rsidR="28D867FF" w:rsidRDefault="28D867FF" w14:paraId="65733B7D" w14:textId="06481A34" w:rsidP="140EE902">
      <w:pPr>
        <w:jc w:val="both"/>
        <w:spacing w:before="24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6AC68379" w:rsidRDefault="6AC68379" w14:paraId="2A886BBD" w14:textId="4737CF83" w:rsidP="28D867FF">
      <w:pPr>
        <w:jc w:val="both"/>
        <w:spacing w:before="120" w:beforeAutospacing="0" w:after="120" w:afterAutospacing="0"/>
        <w:rPr>
          <w:bCs w:val="1"/>
          <w:iCs w:val="0"/>
          <w:noProof w:val="0"/>
          <w:lang w:val="en-GB"/>
          <w:b/>
          <w:i w:val="0"/>
          <w:color w:val="000000"/>
          <w:rFonts w:ascii="Times New Roman" w:cs="Times New Roman" w:eastAsia="Times New Roman" w:hAnsi="Times New Roman"/>
          <w:sz w:val="28"/>
          <w:szCs w:val="28"/>
          <w:smallCaps w:val="0"/>
          <w:caps w:val="0"/>
        </w:rPr>
      </w:pPr>
      <w:r w:rsidR="133062C2" w:rsidRPr="140EE902">
        <w:rPr>
          <w:bCs w:val="1"/>
          <w:iCs w:val="0"/>
          <w:noProof w:val="0"/>
          <w:lang w:val="en-GB"/>
          <w:b/>
          <w:i w:val="0"/>
          <w:color w:val="000000"/>
          <w:rFonts w:ascii="Times New Roman" w:cs="Times New Roman" w:eastAsia="Times New Roman" w:hAnsi="Times New Roman"/>
          <w:sz w:val="28"/>
          <w:szCs w:val="28"/>
          <w:smallCaps w:val="0"/>
          <w:caps w:val="0"/>
        </w:rPr>
        <w:t>1.7 Definition of Key Terms</w:t>
      </w:r>
    </w:p>
    <w:p w:rsidR="6AC68379" w:rsidRDefault="6AC68379" w14:paraId="5B9503A1" w14:textId="1B48CE83"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133062C2" w:rsidRPr="140EE902">
        <w:rPr>
          <w:bCs w:val="1"/>
          <w:iCs w:val="0"/>
          <w:noProof w:val="0"/>
          <w:lang w:val="en-GB"/>
          <w:b/>
          <w:i w:val="0"/>
          <w:color w:val="000000"/>
          <w:rFonts w:ascii="Times New Roman" w:cs="Times New Roman" w:eastAsia="Times New Roman" w:hAnsi="Times New Roman"/>
          <w:sz w:val="24"/>
          <w:szCs w:val="24"/>
          <w:smallCaps w:val="0"/>
          <w:caps w:val="0"/>
        </w:rPr>
        <w:t>Collaborative Consumption</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w:t>
      </w:r>
      <w:r w:rsidR="3500E384"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Users sharing on-demand service costs through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MoveTogether</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w:t>
      </w:r>
    </w:p>
    <w:p w:rsidR="6AC68379" w:rsidRDefault="6AC68379" w14:paraId="03D37E8F" w14:textId="60E99540"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133062C2" w:rsidRPr="140EE902">
        <w:rPr>
          <w:bCs w:val="1"/>
          <w:iCs w:val="0"/>
          <w:noProof w:val="0"/>
          <w:lang w:val="en-GB"/>
          <w:b/>
          <w:i w:val="0"/>
          <w:color w:val="000000"/>
          <w:rFonts w:ascii="Times New Roman" w:cs="Times New Roman" w:eastAsia="Times New Roman" w:hAnsi="Times New Roman"/>
          <w:sz w:val="24"/>
          <w:szCs w:val="24"/>
          <w:smallCaps w:val="0"/>
          <w:caps w:val="0"/>
        </w:rPr>
        <w:t>Demand Aggregation</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Users with similar intentions joining the same Trip for cost-sharing.</w:t>
      </w:r>
    </w:p>
    <w:p w:rsidR="6AC68379" w:rsidRDefault="6AC68379" w14:paraId="2828B8FF" w14:textId="0D4F2E73"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133062C2" w:rsidRPr="140EE902">
        <w:rPr>
          <w:bCs w:val="1"/>
          <w:iCs w:val="0"/>
          <w:noProof w:val="0"/>
          <w:lang w:val="en-GB"/>
          <w:b/>
          <w:i w:val="0"/>
          <w:color w:val="000000"/>
          <w:rFonts w:ascii="Times New Roman" w:cs="Times New Roman" w:eastAsia="Times New Roman" w:hAnsi="Times New Roman"/>
          <w:sz w:val="24"/>
          <w:szCs w:val="24"/>
          <w:smallCaps w:val="0"/>
          <w:caps w:val="0"/>
        </w:rPr>
        <w:t>Dispatch</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MoveTogether</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trip type where users send packages to the same destination area, sharing one courier trip.</w:t>
      </w:r>
    </w:p>
    <w:p w:rsidR="6AC68379" w:rsidRDefault="6AC68379" w14:paraId="20D655BB" w14:textId="4C6B59A0"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133062C2" w:rsidRPr="140EE902">
        <w:rPr>
          <w:bCs w:val="1"/>
          <w:iCs w:val="0"/>
          <w:noProof w:val="0"/>
          <w:lang w:val="en-GB"/>
          <w:b/>
          <w:i w:val="0"/>
          <w:color w:val="000000"/>
          <w:rFonts w:ascii="Times New Roman" w:cs="Times New Roman" w:eastAsia="Times New Roman" w:hAnsi="Times New Roman"/>
          <w:sz w:val="24"/>
          <w:szCs w:val="24"/>
          <w:smallCaps w:val="0"/>
          <w:caps w:val="0"/>
        </w:rPr>
        <w:t>Drive</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MoveTogether</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trip type sharing commercial ride-hailing costs (Uber, Bolt,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InDrive</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from common origin to destination.</w:t>
      </w:r>
    </w:p>
    <w:p w:rsidR="6AC68379" w:rsidRDefault="6AC68379" w14:paraId="6104C5C6" w14:textId="4B248AED"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133062C2" w:rsidRPr="140EE902">
        <w:rPr>
          <w:bCs w:val="1"/>
          <w:iCs w:val="0"/>
          <w:noProof w:val="0"/>
          <w:lang w:val="en-GB"/>
          <w:b/>
          <w:i w:val="0"/>
          <w:color w:val="000000"/>
          <w:rFonts w:ascii="Times New Roman" w:cs="Times New Roman" w:eastAsia="Times New Roman" w:hAnsi="Times New Roman"/>
          <w:sz w:val="24"/>
          <w:szCs w:val="24"/>
          <w:smallCaps w:val="0"/>
          <w:caps w:val="0"/>
        </w:rPr>
        <w:t>Food</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MoveTogether</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trip type where users order from the same restaurant (same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neighborhood</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/estate), splitting delivery fees and meeting minimums.</w:t>
      </w:r>
    </w:p>
    <w:p w:rsidR="6AC68379" w:rsidRDefault="6AC68379" w14:paraId="0C6018A6" w14:textId="20EFD711"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133062C2" w:rsidRPr="140EE902">
        <w:rPr>
          <w:bCs w:val="1"/>
          <w:iCs w:val="0"/>
          <w:noProof w:val="0"/>
          <w:lang w:val="en-GB"/>
          <w:b/>
          <w:i w:val="0"/>
          <w:color w:val="000000"/>
          <w:rFonts w:ascii="Times New Roman" w:cs="Times New Roman" w:eastAsia="Times New Roman" w:hAnsi="Times New Roman"/>
          <w:sz w:val="24"/>
          <w:szCs w:val="24"/>
          <w:smallCaps w:val="0"/>
          <w:caps w:val="0"/>
        </w:rPr>
        <w:t>Group Intention</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Shared desire among users for identical service (time/location).</w:t>
      </w:r>
      <w:r w:rsidR="3DFFF6D7"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Formalized as creator-posted "Trip" others join.</w:t>
      </w:r>
    </w:p>
    <w:p w:rsidR="6AC68379" w:rsidRDefault="6AC68379" w14:paraId="263B32AF" w14:textId="0F15EB16"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133062C2" w:rsidRPr="140EE902">
        <w:rPr>
          <w:bCs w:val="1"/>
          <w:iCs w:val="0"/>
          <w:noProof w:val="0"/>
          <w:lang w:val="en-GB"/>
          <w:b/>
          <w:i w:val="0"/>
          <w:color w:val="000000"/>
          <w:rFonts w:ascii="Times New Roman" w:cs="Times New Roman" w:eastAsia="Times New Roman" w:hAnsi="Times New Roman"/>
          <w:sz w:val="24"/>
          <w:szCs w:val="24"/>
          <w:smallCaps w:val="0"/>
          <w:caps w:val="0"/>
        </w:rPr>
        <w:t>MoveTogether</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Web platform developed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herein</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for creating/joining Trips (rides/food/dispatch/treks) with automated cost-splitting and threshold coordination.</w:t>
      </w:r>
    </w:p>
    <w:p w:rsidR="6AC68379" w:rsidRDefault="6AC68379" w14:paraId="0BA31156" w14:textId="230E2CFE"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133062C2" w:rsidRPr="140EE902">
        <w:rPr>
          <w:bCs w:val="1"/>
          <w:iCs w:val="0"/>
          <w:noProof w:val="0"/>
          <w:lang w:val="en-GB"/>
          <w:b/>
          <w:i w:val="0"/>
          <w:color w:val="000000"/>
          <w:rFonts w:ascii="Times New Roman" w:cs="Times New Roman" w:eastAsia="Times New Roman" w:hAnsi="Times New Roman"/>
          <w:sz w:val="24"/>
          <w:szCs w:val="24"/>
          <w:smallCaps w:val="0"/>
          <w:caps w:val="0"/>
        </w:rPr>
        <w:t>Pre-service</w:t>
      </w:r>
      <w:r w:rsidR="5FC3C837" w:rsidRPr="140EE902">
        <w:rPr>
          <w:bCs w:val="1"/>
          <w:iCs w:val="0"/>
          <w:noProof w:val="0"/>
          <w:lang w:val="en-GB"/>
          <w:b/>
          <w:i w:val="0"/>
          <w:color w:val="000000"/>
          <w:rFonts w:ascii="Times New Roman" w:cs="Times New Roman" w:eastAsia="Times New Roman" w:hAnsi="Times New Roman"/>
          <w:sz w:val="24"/>
          <w:szCs w:val="24"/>
          <w:smallCaps w:val="0"/>
          <w:caps w:val="0"/>
        </w:rPr>
        <w:t xml:space="preserve"> </w:t>
      </w:r>
      <w:r w:rsidR="133062C2" w:rsidRPr="140EE902">
        <w:rPr>
          <w:bCs w:val="1"/>
          <w:iCs w:val="0"/>
          <w:noProof w:val="0"/>
          <w:lang w:val="en-GB"/>
          <w:b/>
          <w:i w:val="0"/>
          <w:color w:val="000000"/>
          <w:rFonts w:ascii="Times New Roman" w:cs="Times New Roman" w:eastAsia="Times New Roman" w:hAnsi="Times New Roman"/>
          <w:sz w:val="24"/>
          <w:szCs w:val="24"/>
          <w:smallCaps w:val="0"/>
          <w:caps w:val="0"/>
        </w:rPr>
        <w:t>Demand Aggregation</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Coordinating users</w:t>
      </w:r>
      <w:r w:rsidR="1B77D5F8"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before any booking/payment.</w:t>
      </w:r>
    </w:p>
    <w:p w:rsidR="6AC68379" w:rsidRDefault="6AC68379" w14:paraId="51FE3AA4" w14:textId="69E801C1"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133062C2" w:rsidRPr="140EE902">
        <w:rPr>
          <w:bCs w:val="1"/>
          <w:iCs w:val="0"/>
          <w:noProof w:val="0"/>
          <w:lang w:val="en-GB"/>
          <w:b/>
          <w:i w:val="0"/>
          <w:color w:val="000000"/>
          <w:rFonts w:ascii="Times New Roman" w:cs="Times New Roman" w:eastAsia="Times New Roman" w:hAnsi="Times New Roman"/>
          <w:sz w:val="24"/>
          <w:szCs w:val="24"/>
          <w:smallCaps w:val="0"/>
          <w:caps w:val="0"/>
        </w:rPr>
        <w:t>Sharing Economy</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MoveTogether's</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cost-sharing model.</w:t>
      </w:r>
    </w:p>
    <w:p w:rsidR="6AC68379" w:rsidRDefault="6AC68379" w14:paraId="3AB676FD" w14:textId="5FDB90DA"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133062C2" w:rsidRPr="140EE902">
        <w:rPr>
          <w:bCs w:val="1"/>
          <w:iCs w:val="0"/>
          <w:noProof w:val="0"/>
          <w:lang w:val="en-GB"/>
          <w:b/>
          <w:i w:val="0"/>
          <w:color w:val="000000"/>
          <w:rFonts w:ascii="Times New Roman" w:cs="Times New Roman" w:eastAsia="Times New Roman" w:hAnsi="Times New Roman"/>
          <w:sz w:val="24"/>
          <w:szCs w:val="24"/>
          <w:smallCaps w:val="0"/>
          <w:caps w:val="0"/>
        </w:rPr>
        <w:t>Threshold</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Minimum</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participants (or Food order value)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required</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for Trip execution (Open → Full/Confirmed status).</w:t>
      </w:r>
    </w:p>
    <w:p w:rsidR="6AC68379" w:rsidRDefault="6AC68379" w14:paraId="3C5B3977" w14:textId="1A5C4099"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133062C2" w:rsidRPr="140EE902">
        <w:rPr>
          <w:bCs w:val="1"/>
          <w:iCs w:val="0"/>
          <w:noProof w:val="0"/>
          <w:lang w:val="en-GB"/>
          <w:b/>
          <w:i w:val="0"/>
          <w:color w:val="000000"/>
          <w:rFonts w:ascii="Times New Roman" w:cs="Times New Roman" w:eastAsia="Times New Roman" w:hAnsi="Times New Roman"/>
          <w:sz w:val="24"/>
          <w:szCs w:val="24"/>
          <w:smallCaps w:val="0"/>
          <w:caps w:val="0"/>
        </w:rPr>
        <w:t>Trip</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MoveTogether's</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core unit</w:t>
      </w:r>
      <w:r w:rsidR="559AF3FE" w:rsidRPr="140EE902">
        <w:rPr>
          <w:bCs w:val="0"/>
          <w:iCs w:val="0"/>
          <w:noProof w:val="0"/>
          <w:lang w:val="en-GB"/>
          <w:b w:val="0"/>
          <w:i w:val="0"/>
          <w:color w:val="000000"/>
          <w:rFonts w:ascii="Times New Roman" w:cs="Times New Roman" w:eastAsia="Times New Roman" w:hAnsi="Times New Roman"/>
          <w:sz w:val="24"/>
          <w:szCs w:val="24"/>
          <w:smallCaps w:val="0"/>
          <w:caps w:val="0"/>
        </w:rPr>
        <w:t>. U</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ser post specifying type, origin, destination, time, capacity, cost for others to join.</w:t>
      </w:r>
    </w:p>
    <w:p w:rsidR="6AC68379" w:rsidRDefault="6AC68379" w14:paraId="61F2AA68" w14:textId="0F216A15"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133062C2" w:rsidRPr="140EE902">
        <w:rPr>
          <w:bCs w:val="1"/>
          <w:iCs w:val="0"/>
          <w:noProof w:val="0"/>
          <w:lang w:val="en-GB"/>
          <w:b/>
          <w:i w:val="0"/>
          <w:color w:val="000000"/>
          <w:rFonts w:ascii="Times New Roman" w:cs="Times New Roman" w:eastAsia="Times New Roman" w:hAnsi="Times New Roman"/>
          <w:sz w:val="24"/>
          <w:szCs w:val="24"/>
          <w:smallCaps w:val="0"/>
          <w:caps w:val="0"/>
        </w:rPr>
        <w:t>Trek</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MoveTogether</w:t>
      </w:r>
      <w:r w:rsidR="133062C2" w:rsidRPr="140EE902">
        <w:rPr>
          <w:bCs w:val="0"/>
          <w:iCs w:val="0"/>
          <w:noProof w:val="0"/>
          <w:lang w:val="en-GB"/>
          <w:b w:val="0"/>
          <w:i w:val="0"/>
          <w:color w:val="000000"/>
          <w:rFonts w:ascii="Times New Roman" w:cs="Times New Roman" w:eastAsia="Times New Roman" w:hAnsi="Times New Roman"/>
          <w:sz w:val="24"/>
          <w:szCs w:val="24"/>
          <w:smallCaps w:val="0"/>
          <w:caps w:val="0"/>
        </w:rPr>
        <w:t xml:space="preserve"> trip type coordinating group walking/hiking/outdoor activities, sharing transport/guide/equipment costs.</w:t>
      </w:r>
    </w:p>
    <w:p w:rsidR="28D867FF" w:rsidRDefault="28D867FF" w14:paraId="1F4A33C1" w14:textId="1D0CA02F" w:rsidP="28D867FF">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28D867FF" w:rsidRDefault="28D867FF" w14:paraId="5BD2771C" w14:textId="441A1D02" w:rsidP="28D867FF">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28D867FF" w:rsidRDefault="28D867FF" w14:paraId="30195017" w14:textId="56F34287" w:rsidP="28D867FF">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28D867FF" w:rsidRDefault="28D867FF" w14:paraId="2B0B8EE0" w14:textId="1BFEB400" w:rsidP="28D867FF">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28D867FF" w:rsidRDefault="28D867FF" w14:paraId="10B84540" w14:textId="595825B5"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140EE902" w:rsidRDefault="140EE902" w14:paraId="5C9104C3" w14:textId="7153AE2D"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140EE902" w:rsidRDefault="140EE902" w14:paraId="3FF49449" w14:textId="038DD0B8"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140EE902" w:rsidRDefault="140EE902" w14:paraId="01CE8713" w14:textId="1E768CA7"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140EE902" w:rsidRDefault="140EE902" w14:paraId="49EF2524" w14:textId="656D8661"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140EE902" w:rsidRDefault="140EE902" w14:paraId="4BFCBA99" w14:textId="4C081BA1"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140EE902" w:rsidRDefault="140EE902" w14:paraId="267046A6" w14:textId="49020BC2"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140EE902" w:rsidRDefault="140EE902" w14:paraId="0FE00537" w14:textId="7033EEB6"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140EE902" w:rsidRDefault="140EE902" w14:paraId="594A0353" w14:textId="12DDFFB4"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140EE902" w:rsidRDefault="140EE902" w14:paraId="36E10211" w14:textId="4B9E6687"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140EE902" w:rsidRDefault="140EE902" w14:paraId="437A0B62" w14:textId="23E78611"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140EE902" w:rsidRDefault="140EE902" w14:paraId="20EDEA78" w14:textId="33ACE042" w:rsidP="140EE902">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28D867FF" w:rsidRDefault="28D867FF" w14:paraId="5E3C3485" w14:textId="39C2C3F6" w:rsidP="28D867FF">
      <w:pPr>
        <w:pStyle w:val="Normal"/>
        <w:jc w:val="both"/>
        <w:spacing w:before="240" w:beforeAutospacing="0" w:after="240" w:afterAutospacing="0"/>
        <w:rPr>
          <w:bCs w:val="0"/>
          <w:iCs w:val="0"/>
          <w:noProof w:val="0"/>
          <w:lang w:val="en-GB"/>
          <w:b w:val="0"/>
          <w:i w:val="0"/>
          <w:color w:val="000000"/>
          <w:rFonts w:ascii="Times New Roman" w:cs="Times New Roman" w:eastAsia="Times New Roman" w:hAnsi="Times New Roman"/>
          <w:sz w:val="24"/>
          <w:szCs w:val="24"/>
          <w:smallCaps w:val="0"/>
          <w:caps w:val="0"/>
        </w:rPr>
      </w:pPr>
    </w:p>
    <w:p w:rsidR="4F956A17" w:rsidRDefault="4F956A17" w14:paraId="04CA061E" w14:textId="64ADEFF1" w:rsidP="28D867FF">
      <w:pPr>
        <w:pStyle w:val="Normal"/>
        <w:jc w:val="center"/>
        <w:spacing w:before="240" w:beforeAutospacing="0" w:after="240" w:afterAutospacing="0"/>
        <w:rPr>
          <w:bCs w:val="1"/>
          <w:iCs w:val="0"/>
          <w:noProof w:val="0"/>
          <w:lang w:val="en-GB"/>
          <w:b/>
          <w:i w:val="0"/>
          <w:color w:val="000000"/>
          <w:rFonts w:ascii="Times New Roman" w:cs="Times New Roman" w:eastAsia="Times New Roman" w:hAnsi="Times New Roman"/>
          <w:sz w:val="32"/>
          <w:szCs w:val="32"/>
          <w:smallCaps w:val="0"/>
          <w:caps w:val="0"/>
        </w:rPr>
      </w:pPr>
      <w:r w:rsidR="4F956A17" w:rsidRPr="28D867FF">
        <w:rPr>
          <w:bCs w:val="1"/>
          <w:iCs w:val="0"/>
          <w:noProof w:val="0"/>
          <w:lang w:val="en-GB"/>
          <w:b/>
          <w:i w:val="0"/>
          <w:color w:val="000000"/>
          <w:rFonts w:ascii="Times New Roman" w:cs="Times New Roman" w:eastAsia="Times New Roman" w:hAnsi="Times New Roman"/>
          <w:sz w:val="32"/>
          <w:szCs w:val="32"/>
          <w:smallCaps w:val="0"/>
          <w:caps w:val="0"/>
        </w:rPr>
        <w:t>CHAPTER TWO</w:t>
      </w:r>
      <w:r>
        <w:br/>
      </w:r>
      <w:r w:rsidR="4F956A17" w:rsidRPr="28D867FF">
        <w:rPr>
          <w:bCs w:val="1"/>
          <w:iCs w:val="0"/>
          <w:noProof w:val="0"/>
          <w:lang w:val="en-GB"/>
          <w:b/>
          <w:i w:val="0"/>
          <w:color w:val="000000"/>
          <w:rFonts w:ascii="Times New Roman" w:cs="Times New Roman" w:eastAsia="Times New Roman" w:hAnsi="Times New Roman"/>
          <w:sz w:val="32"/>
          <w:szCs w:val="32"/>
          <w:smallCaps w:val="0"/>
          <w:caps w:val="0"/>
        </w:rPr>
        <w:t>LITERATURE REVIEW</w:t>
      </w:r>
    </w:p>
    <w:p w:rsidR="28D867FF" w:rsidRDefault="28D867FF" w14:paraId="303D6631" w14:textId="1F261DCB" w:rsidP="28D867FF">
      <w:pPr>
        <w:pStyle w:val="Normal"/>
        <w:jc w:val="both"/>
        <w:spacing w:before="240" w:beforeAutospacing="0" w:after="240" w:afterAutospacing="0"/>
        <w:rPr>
          <w:bCs w:val="1"/>
          <w:iCs w:val="0"/>
          <w:noProof w:val="0"/>
          <w:lang w:val="en-GB"/>
          <w:b/>
          <w:i w:val="0"/>
          <w:color w:val="000000"/>
          <w:rFonts w:ascii="Times New Roman" w:cs="Times New Roman" w:eastAsia="Times New Roman" w:hAnsi="Times New Roman"/>
          <w:sz w:val="32"/>
          <w:szCs w:val="32"/>
          <w:smallCaps w:val="0"/>
          <w:caps w:val="0"/>
        </w:rPr>
      </w:pPr>
    </w:p>
    <w:p w:rsidR="5E20F863" w:rsidRDefault="5E20F863" w14:paraId="3210D796" w14:textId="2D40FDD9" w:rsidP="28D867FF">
      <w:pPr>
        <w:jc w:val="both"/>
        <w:spacing w:before="240" w:beforeAutospacing="0" w:after="120" w:afterAutospacing="0"/>
        <w:rPr>
          <w:bCs w:val="1"/>
          <w:iCs w:val="0"/>
          <w:noProof w:val="0"/>
          <w:lang w:val="en-GB"/>
          <w:b/>
          <w:i w:val="0"/>
          <w:color w:val="000000"/>
          <w:rFonts w:ascii="Times New Roman" w:cs="Times New Roman" w:eastAsia="Times New Roman" w:hAnsi="Times New Roman"/>
          <w:sz w:val="28"/>
          <w:szCs w:val="28"/>
          <w:smallCaps w:val="0"/>
          <w:caps w:val="0"/>
        </w:rPr>
      </w:pPr>
      <w:r w:rsidR="5E20F863" w:rsidRPr="28D867FF">
        <w:rPr>
          <w:bCs w:val="1"/>
          <w:iCs w:val="0"/>
          <w:noProof w:val="0"/>
          <w:lang w:val="en-GB"/>
          <w:b/>
          <w:i w:val="0"/>
          <w:color w:val="000000"/>
          <w:rFonts w:ascii="Times New Roman" w:cs="Times New Roman" w:eastAsia="Times New Roman" w:hAnsi="Times New Roman"/>
          <w:sz w:val="28"/>
          <w:szCs w:val="28"/>
          <w:smallCaps w:val="0"/>
          <w:caps w:val="0"/>
        </w:rPr>
        <w:t>2.1 Introduction</w:t>
      </w:r>
    </w:p>
    <w:p w:rsidR="5E20F863" w:rsidRDefault="5E20F863" w14:paraId="7C967AEE" w14:textId="131ECA9F" w:rsidP="28D867FF">
      <w:pPr>
        <w:jc w:val="both"/>
        <w:spacing w:before="24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5E20F863" w:rsidRPr="28D867FF">
        <w:rPr>
          <w:bCs w:val="0"/>
          <w:iCs w:val="0"/>
          <w:noProof w:val="0"/>
          <w:lang w:val="en-GB"/>
          <w:b w:val="0"/>
          <w:i w:val="0"/>
          <w:color w:val="000000"/>
          <w:rFonts w:ascii="Times New Roman" w:cs="Times New Roman" w:eastAsia="Times New Roman" w:hAnsi="Times New Roman"/>
          <w:sz w:val="24"/>
          <w:szCs w:val="24"/>
          <w:smallCaps w:val="0"/>
          <w:caps w:val="0"/>
        </w:rPr>
        <w:t>The success of any software system hinges on understanding the problem domain and existing solutions. This chapter reviews literature and systems relevant to MoveTogether, a web-based group coordination platform for shared rides, food orders, dispatch deliveries, and group treks.</w:t>
      </w:r>
    </w:p>
    <w:p w:rsidR="595E54F5" w:rsidRDefault="595E54F5" w14:paraId="6D71A323" w14:textId="3B300975" w:rsidP="28D867FF">
      <w:pPr>
        <w:jc w:val="both"/>
        <w:spacing w:before="24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595E54F5" w:rsidRPr="28D867FF">
        <w:rPr>
          <w:bCs w:val="0"/>
          <w:iCs w:val="0"/>
          <w:noProof w:val="0"/>
          <w:lang w:val="en-GB"/>
          <w:b w:val="0"/>
          <w:i w:val="0"/>
          <w:color w:val="000000"/>
          <w:rFonts w:ascii="Times New Roman" w:cs="Times New Roman" w:eastAsia="Times New Roman" w:hAnsi="Times New Roman"/>
          <w:sz w:val="24"/>
          <w:szCs w:val="24"/>
          <w:smallCaps w:val="0"/>
          <w:caps w:val="0"/>
        </w:rPr>
        <w:t>The review follows this structure: Conceptual foundation</w:t>
      </w:r>
      <w:r w:rsidR="4DE22CEA"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595E54F5" w:rsidRPr="28D867FF">
        <w:rPr>
          <w:bCs w:val="0"/>
          <w:iCs w:val="0"/>
          <w:noProof w:val="0"/>
          <w:lang w:val="en-GB"/>
          <w:b w:val="0"/>
          <w:i w:val="0"/>
          <w:color w:val="000000"/>
          <w:rFonts w:ascii="Times New Roman" w:cs="Times New Roman" w:eastAsia="Times New Roman" w:hAnsi="Times New Roman"/>
          <w:sz w:val="24"/>
          <w:szCs w:val="24"/>
          <w:smallCaps w:val="0"/>
          <w:caps w:val="0"/>
        </w:rPr>
        <w:t>Theoretical framework</w:t>
      </w:r>
      <w:r w:rsidR="5B9E3AB6"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595E54F5" w:rsidRPr="28D867FF">
        <w:rPr>
          <w:bCs w:val="0"/>
          <w:iCs w:val="0"/>
          <w:noProof w:val="0"/>
          <w:lang w:val="en-GB"/>
          <w:b w:val="0"/>
          <w:i w:val="0"/>
          <w:color w:val="000000"/>
          <w:rFonts w:ascii="Times New Roman" w:cs="Times New Roman" w:eastAsia="Times New Roman" w:hAnsi="Times New Roman"/>
          <w:sz w:val="24"/>
          <w:szCs w:val="24"/>
          <w:smallCaps w:val="0"/>
          <w:caps w:val="0"/>
        </w:rPr>
        <w:t>Existing systems</w:t>
      </w:r>
      <w:r w:rsidR="217C4127"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w:t>
      </w:r>
      <w:r w:rsidR="217C4127" w:rsidRPr="28D867FF">
        <w:rPr>
          <w:bCs w:val="0"/>
          <w:iCs w:val="0"/>
          <w:noProof w:val="0"/>
          <w:lang w:val="en-GB"/>
          <w:b w:val="0"/>
          <w:i w:val="0"/>
          <w:color w:val="000000"/>
          <w:rFonts w:ascii="Times New Roman" w:cs="Times New Roman" w:eastAsia="Times New Roman" w:hAnsi="Times New Roman"/>
          <w:sz w:val="24"/>
          <w:szCs w:val="24"/>
          <w:smallCaps w:val="0"/>
          <w:caps w:val="0"/>
        </w:rPr>
        <w:t>s</w:t>
      </w:r>
      <w:r w:rsidR="595E54F5" w:rsidRPr="28D867FF">
        <w:rPr>
          <w:bCs w:val="0"/>
          <w:iCs w:val="0"/>
          <w:noProof w:val="0"/>
          <w:lang w:val="en-GB"/>
          <w:b w:val="0"/>
          <w:i w:val="0"/>
          <w:color w:val="000000"/>
          <w:rFonts w:ascii="Times New Roman" w:cs="Times New Roman" w:eastAsia="Times New Roman" w:hAnsi="Times New Roman"/>
          <w:sz w:val="24"/>
          <w:szCs w:val="24"/>
          <w:smallCaps w:val="0"/>
          <w:caps w:val="0"/>
        </w:rPr>
        <w:t>ynthesis</w:t>
      </w:r>
      <w:r w:rsidR="244E62DE"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and </w:t>
      </w:r>
      <w:r w:rsidR="595E54F5" w:rsidRPr="28D867FF">
        <w:rPr>
          <w:bCs w:val="0"/>
          <w:iCs w:val="0"/>
          <w:noProof w:val="0"/>
          <w:lang w:val="en-GB"/>
          <w:b w:val="0"/>
          <w:i w:val="0"/>
          <w:color w:val="000000"/>
          <w:rFonts w:ascii="Times New Roman" w:cs="Times New Roman" w:eastAsia="Times New Roman" w:hAnsi="Times New Roman"/>
          <w:sz w:val="24"/>
          <w:szCs w:val="24"/>
          <w:smallCaps w:val="0"/>
          <w:caps w:val="0"/>
        </w:rPr>
        <w:t>Research gaps</w:t>
      </w:r>
      <w:r w:rsidR="41CC8374" w:rsidRPr="28D867FF">
        <w:rPr>
          <w:bCs w:val="0"/>
          <w:iCs w:val="0"/>
          <w:noProof w:val="0"/>
          <w:lang w:val="en-GB"/>
          <w:b w:val="0"/>
          <w:i w:val="0"/>
          <w:color w:val="000000"/>
          <w:rFonts w:ascii="Times New Roman" w:cs="Times New Roman" w:eastAsia="Times New Roman" w:hAnsi="Times New Roman"/>
          <w:sz w:val="24"/>
          <w:szCs w:val="24"/>
          <w:smallCaps w:val="0"/>
          <w:caps w:val="0"/>
        </w:rPr>
        <w:t xml:space="preserve">. </w:t>
      </w:r>
    </w:p>
    <w:p w:rsidR="28D867FF" w:rsidRDefault="28D867FF" w14:paraId="5B39DB1B" w14:textId="1A5E6DB9" w:rsidP="140EE902">
      <w:pPr>
        <w:jc w:val="both"/>
        <w:spacing w:before="120" w:beforeAutospacing="0" w:after="120" w:afterAutospacing="0"/>
        <w:rPr>
          <w:bCs w:val="0"/>
          <w:iCs w:val="0"/>
          <w:noProof w:val="0"/>
          <w:lang w:val="en-GB"/>
          <w:b w:val="0"/>
          <w:i w:val="0"/>
          <w:color w:val="000000"/>
          <w:rFonts w:ascii="Times New Roman" w:cs="Times New Roman" w:eastAsia="Times New Roman" w:hAnsi="Times New Roman"/>
          <w:sz w:val="24"/>
          <w:szCs w:val="24"/>
          <w:smallCaps w:val="0"/>
          <w:caps w:val="0"/>
        </w:rPr>
      </w:pPr>
      <w:r w:rsidR="44D58024" w:rsidRPr="140EE902">
        <w:rPr>
          <w:bCs w:val="0"/>
          <w:iCs w:val="0"/>
          <w:noProof w:val="0"/>
          <w:lang w:val="en-GB"/>
          <w:b w:val="0"/>
          <w:i w:val="0"/>
          <w:color w:val="000000"/>
          <w:rFonts w:ascii="Times New Roman" w:cs="Times New Roman" w:eastAsia="Times New Roman" w:hAnsi="Times New Roman"/>
          <w:sz w:val="24"/>
          <w:szCs w:val="24"/>
          <w:smallCaps w:val="0"/>
          <w:caps w:val="0"/>
        </w:rPr>
        <w:t>Literature spans 2010–2026, including peer-reviewed journals, conference papers, industry reports, and platform documentation</w:t>
      </w:r>
      <w:r w:rsidR="20CE295E" w:rsidRPr="140EE902">
        <w:rPr>
          <w:bCs w:val="0"/>
          <w:iCs w:val="0"/>
          <w:noProof w:val="0"/>
          <w:lang w:val="en-GB"/>
          <w:b w:val="0"/>
          <w:i w:val="0"/>
          <w:color w:val="000000"/>
          <w:rFonts w:ascii="Times New Roman" w:cs="Times New Roman" w:eastAsia="Times New Roman" w:hAnsi="Times New Roman"/>
          <w:sz w:val="24"/>
          <w:szCs w:val="24"/>
          <w:smallCaps w:val="0"/>
          <w:caps w:val="0"/>
        </w:rPr>
        <w:t>.</w:t>
      </w:r>
    </w:p>
    <w:p w:rsidR="6E4FD539" w:rsidRDefault="6E4FD539" w14:paraId="3BC4D506" w14:textId="3013BBE2" w:rsidP="6E4FD539">
      <w:pPr>
        <w:pStyle w:val="Normal"/>
        <w:jc w:val="both"/>
        <w:spacing w:before="240" w:beforeAutospacing="0" w:after="240" w:afterAutospacing="0"/>
        <w:rPr>
          <w:noProof w:val="0"/>
          <w:lang w:val="en-GB"/>
          <w:rFonts w:ascii="Times New Roman" w:cs="Times New Roman" w:eastAsia="Times New Roman" w:hAnsi="Times New Roman"/>
          <w:sz w:val="24"/>
          <w:szCs w:val="24"/>
        </w:rPr>
      </w:pPr>
    </w:p>
    <w:p w:rsidR="1CC33426" w:rsidRDefault="1CC33426" w14:paraId="0482FB6B" w14:textId="26B78578" w:rsidP="6E4FD539">
      <w:pPr>
        <w:jc w:val="both"/>
        <w:spacing w:before="240" w:beforeAutospacing="0" w:after="240" w:afterAutospacing="0"/>
      </w:pPr>
      <w:r w:rsidR="26357DEF" w:rsidRPr="140EE902">
        <w:rPr>
          <w:bCs w:val="1"/>
          <w:noProof w:val="0"/>
          <w:lang w:val="en-GB"/>
          <w:b/>
          <w:rFonts w:ascii="Times New Roman" w:cs="Times New Roman" w:eastAsia="Times New Roman" w:hAnsi="Times New Roman"/>
          <w:sz w:val="28"/>
          <w:szCs w:val="28"/>
        </w:rPr>
        <w:t>2.</w:t>
      </w:r>
      <w:r w:rsidR="0B436064" w:rsidRPr="140EE902">
        <w:rPr>
          <w:bCs w:val="1"/>
          <w:noProof w:val="0"/>
          <w:lang w:val="en-GB"/>
          <w:b/>
          <w:rFonts w:ascii="Times New Roman" w:cs="Times New Roman" w:eastAsia="Times New Roman" w:hAnsi="Times New Roman"/>
          <w:sz w:val="28"/>
          <w:szCs w:val="28"/>
        </w:rPr>
        <w:t>2</w:t>
      </w:r>
      <w:r w:rsidR="26357DEF" w:rsidRPr="140EE902">
        <w:rPr>
          <w:bCs w:val="1"/>
          <w:noProof w:val="0"/>
          <w:lang w:val="en-GB"/>
          <w:b/>
          <w:rFonts w:ascii="Times New Roman" w:cs="Times New Roman" w:eastAsia="Times New Roman" w:hAnsi="Times New Roman"/>
          <w:sz w:val="28"/>
          <w:szCs w:val="28"/>
        </w:rPr>
        <w:t xml:space="preserve"> Related Works </w:t>
      </w:r>
    </w:p>
    <w:p w:rsidR="5002C006" w:rsidRDefault="5002C006" w14:paraId="66A07AEF" w14:textId="57109CE0" w:rsidP="6E4FD539">
      <w:pPr>
        <w:jc w:val="both"/>
        <w:spacing w:before="240" w:beforeAutospacing="0" w:after="240" w:afterAutospacing="0"/>
      </w:pPr>
      <w:r w:rsidR="75EE4DA7" w:rsidRPr="140EE902">
        <w:rPr>
          <w:noProof w:val="0"/>
          <w:lang w:val="en-GB"/>
          <w:rFonts w:ascii="Times New Roman" w:cs="Times New Roman" w:eastAsia="Times New Roman" w:hAnsi="Times New Roman"/>
          <w:sz w:val="24"/>
          <w:szCs w:val="24"/>
        </w:rPr>
        <w:t xml:space="preserve">This section reviews both empirical research studies and existing commercial systems relevant to </w:t>
      </w:r>
      <w:r w:rsidR="75EE4DA7" w:rsidRPr="140EE902">
        <w:rPr>
          <w:noProof w:val="0"/>
          <w:lang w:val="en-GB"/>
          <w:rFonts w:ascii="Times New Roman" w:cs="Times New Roman" w:eastAsia="Times New Roman" w:hAnsi="Times New Roman"/>
          <w:sz w:val="24"/>
          <w:szCs w:val="24"/>
        </w:rPr>
        <w:t>MoveTogether</w:t>
      </w:r>
      <w:r w:rsidR="75EE4DA7" w:rsidRPr="140EE902">
        <w:rPr>
          <w:noProof w:val="0"/>
          <w:lang w:val="en-GB"/>
          <w:rFonts w:ascii="Times New Roman" w:cs="Times New Roman" w:eastAsia="Times New Roman" w:hAnsi="Times New Roman"/>
          <w:sz w:val="24"/>
          <w:szCs w:val="24"/>
        </w:rPr>
        <w:t xml:space="preserve">. The review begins with the historical context of transportation and coordination problems, then examines academic studies on </w:t>
      </w:r>
      <w:r w:rsidR="75EE4DA7" w:rsidRPr="140EE902">
        <w:rPr>
          <w:noProof w:val="0"/>
          <w:lang w:val="en-GB"/>
          <w:rFonts w:ascii="Times New Roman" w:cs="Times New Roman" w:eastAsia="Times New Roman" w:hAnsi="Times New Roman"/>
          <w:sz w:val="24"/>
          <w:szCs w:val="24"/>
        </w:rPr>
        <w:t>ride-sharing</w:t>
      </w:r>
      <w:r w:rsidR="75EE4DA7" w:rsidRPr="140EE902">
        <w:rPr>
          <w:noProof w:val="0"/>
          <w:lang w:val="en-GB"/>
          <w:rFonts w:ascii="Times New Roman" w:cs="Times New Roman" w:eastAsia="Times New Roman" w:hAnsi="Times New Roman"/>
          <w:sz w:val="24"/>
          <w:szCs w:val="24"/>
        </w:rPr>
        <w:t>, food delivery, dispatch, and group coordination.</w:t>
      </w:r>
    </w:p>
    <w:p>
      <w:pPr>
        <w:jc w:val="both"/>
        <w:spacing w:before="240" w:after="240"/>
      </w:pPr>
      <w:r>
        <w:rPr>
          <w:rFonts w:ascii="Times New Roman"/>
          <w:sz w:val="24"/>
        </w:rPr>
        <w:t xml:space="preserve">The problem of high individual transportation costs and inefficient coordination is not new. Scholars have documented these challenges for decades. Santos </w:t>
      </w:r>
      <w:r>
        <w:rPr>
          <w:i/>
          <w:rFonts w:ascii="Times New Roman"/>
          <w:sz w:val="24"/>
        </w:rPr>
        <w:t xml:space="preserve">et </w:t>
      </w:r>
      <w:r>
        <w:rPr>
          <w:rFonts w:ascii="Times New Roman"/>
          <w:sz w:val="24"/>
        </w:rPr>
        <w:t xml:space="preserve">al. (2010) </w:t>
      </w:r>
      <w:r>
        <w:rPr>
          <w:rFonts w:ascii="Times New Roman"/>
          <w:sz w:val="24"/>
        </w:rPr>
        <w:t>identified</w:t>
      </w:r>
      <w:r>
        <w:rPr>
          <w:rFonts w:ascii="Times New Roman"/>
          <w:sz w:val="24"/>
        </w:rPr>
        <w:t xml:space="preserve"> that urban transportation inefficiencies, including underutilised vehicle capacity and duplicated trips, contribute significantly to traffic congestion and environmental degradation. The authors estimated that private vehicles in urban areas </w:t>
      </w:r>
      <w:r>
        <w:rPr>
          <w:rFonts w:ascii="Times New Roman"/>
          <w:sz w:val="24"/>
        </w:rPr>
        <w:t>operate</w:t>
      </w:r>
      <w:r>
        <w:rPr>
          <w:rFonts w:ascii="Times New Roman"/>
          <w:sz w:val="24"/>
        </w:rPr>
        <w:t xml:space="preserve"> at only 1.2 passengers per trip on average, </w:t>
      </w:r>
      <w:r>
        <w:rPr>
          <w:rFonts w:ascii="Times New Roman"/>
          <w:sz w:val="24"/>
        </w:rPr>
        <w:t>representing</w:t>
      </w:r>
      <w:r>
        <w:rPr>
          <w:rFonts w:ascii="Times New Roman"/>
          <w:sz w:val="24"/>
        </w:rPr>
        <w:t xml:space="preserve"> substantial unused capacity.</w:t>
      </w:r>
    </w:p>
    <w:p w:rsidR="5002C006" w:rsidRDefault="5002C006" w14:paraId="078E716C" w14:textId="369ACF42"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 xml:space="preserve">In the Nigerian context, Ogunleye and Adeyemo (2020) conducted a survey of 450 university students in Lagos and Ibadan and found that 78% of respondents reported spending more than 30% of their monthly allowance on transportation. The study further revealed that 62% of students had </w:t>
      </w:r>
      <w:r w:rsidR="5002C006" w:rsidRPr="6E4FD539">
        <w:rPr>
          <w:noProof w:val="0"/>
          <w:lang w:val="en-GB"/>
          <w:rFonts w:ascii="Times New Roman" w:cs="Times New Roman" w:eastAsia="Times New Roman" w:hAnsi="Times New Roman"/>
          <w:sz w:val="24"/>
          <w:szCs w:val="24"/>
        </w:rPr>
        <w:t>attempted</w:t>
      </w:r>
      <w:r w:rsidR="5002C006" w:rsidRPr="6E4FD539">
        <w:rPr>
          <w:noProof w:val="0"/>
          <w:lang w:val="en-GB"/>
          <w:rFonts w:ascii="Times New Roman" w:cs="Times New Roman" w:eastAsia="Times New Roman" w:hAnsi="Times New Roman"/>
          <w:sz w:val="24"/>
          <w:szCs w:val="24"/>
        </w:rPr>
        <w:t xml:space="preserve"> to coordinate shared rides informally, primarily through WhatsApp groups and word-of-mouth, but cited difficulties in finding compatible companions and agreeing on cost splits as major barriers.</w:t>
      </w:r>
    </w:p>
    <w:p w:rsidR="5002C006" w:rsidRDefault="5002C006" w14:paraId="0DF46786" w14:textId="742D037B"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 xml:space="preserve">Similarly, Adegoke (2023) investigated ride-sharing adoption among young professionals in Lagos and Abuja. The study, which surveyed 320 participants, found that cost reduction was the primary motivator for </w:t>
      </w:r>
      <w:r w:rsidR="5002C006" w:rsidRPr="6E4FD539">
        <w:rPr>
          <w:noProof w:val="0"/>
          <w:lang w:val="en-GB"/>
          <w:rFonts w:ascii="Times New Roman" w:cs="Times New Roman" w:eastAsia="Times New Roman" w:hAnsi="Times New Roman"/>
          <w:sz w:val="24"/>
          <w:szCs w:val="24"/>
        </w:rPr>
        <w:t>ride-sharing</w:t>
      </w:r>
      <w:r w:rsidR="5002C006" w:rsidRPr="6E4FD539">
        <w:rPr>
          <w:noProof w:val="0"/>
          <w:lang w:val="en-GB"/>
          <w:rFonts w:ascii="Times New Roman" w:cs="Times New Roman" w:eastAsia="Times New Roman" w:hAnsi="Times New Roman"/>
          <w:sz w:val="24"/>
          <w:szCs w:val="24"/>
        </w:rPr>
        <w:t xml:space="preserve">, with 84% of respondents </w:t>
      </w:r>
      <w:r w:rsidR="5002C006" w:rsidRPr="6E4FD539">
        <w:rPr>
          <w:noProof w:val="0"/>
          <w:lang w:val="en-GB"/>
          <w:rFonts w:ascii="Times New Roman" w:cs="Times New Roman" w:eastAsia="Times New Roman" w:hAnsi="Times New Roman"/>
          <w:sz w:val="24"/>
          <w:szCs w:val="24"/>
        </w:rPr>
        <w:t>indicating</w:t>
      </w:r>
      <w:r w:rsidR="5002C006" w:rsidRPr="6E4FD539">
        <w:rPr>
          <w:noProof w:val="0"/>
          <w:lang w:val="en-GB"/>
          <w:rFonts w:ascii="Times New Roman" w:cs="Times New Roman" w:eastAsia="Times New Roman" w:hAnsi="Times New Roman"/>
          <w:sz w:val="24"/>
          <w:szCs w:val="24"/>
        </w:rPr>
        <w:t xml:space="preserve"> they would use a dedicated ride-sharing platform if available. However, the study also </w:t>
      </w:r>
      <w:r w:rsidR="5002C006" w:rsidRPr="6E4FD539">
        <w:rPr>
          <w:noProof w:val="0"/>
          <w:lang w:val="en-GB"/>
          <w:rFonts w:ascii="Times New Roman" w:cs="Times New Roman" w:eastAsia="Times New Roman" w:hAnsi="Times New Roman"/>
          <w:sz w:val="24"/>
          <w:szCs w:val="24"/>
        </w:rPr>
        <w:t>identified</w:t>
      </w:r>
      <w:r w:rsidR="5002C006" w:rsidRPr="6E4FD539">
        <w:rPr>
          <w:noProof w:val="0"/>
          <w:lang w:val="en-GB"/>
          <w:rFonts w:ascii="Times New Roman" w:cs="Times New Roman" w:eastAsia="Times New Roman" w:hAnsi="Times New Roman"/>
          <w:sz w:val="24"/>
          <w:szCs w:val="24"/>
        </w:rPr>
        <w:t xml:space="preserve"> trust concerns (67% of respondents) and coordination difficulty (59% of respondents) as significant barriers to informal ride-sharing arrangements.</w:t>
      </w:r>
    </w:p>
    <w:p w:rsidR="5002C006" w:rsidRDefault="5002C006" w14:paraId="3C969D8C" w14:textId="59EBAF3E"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These foundational studies establish that: (a) transportation costs are a significant burden for students and young professionals in Nigeria, (b) informal coordination attempts are common but ineffective, and (c) there is demonstrated demand for a dedicated coordination platform.</w:t>
      </w:r>
    </w:p>
    <w:p w:rsidR="5002C006" w:rsidRDefault="5002C006" w14:paraId="41EF4420" w14:textId="760AEFFB"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 xml:space="preserve"> </w:t>
      </w:r>
    </w:p>
    <w:p w:rsidR="5002C006" w:rsidRDefault="5002C006" w14:paraId="6AE2D808" w14:textId="1CC3B16B"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 xml:space="preserve">Several empirical studies have examined </w:t>
      </w:r>
      <w:r w:rsidR="5002C006" w:rsidRPr="6E4FD539">
        <w:rPr>
          <w:noProof w:val="0"/>
          <w:lang w:val="en-GB"/>
          <w:rFonts w:ascii="Times New Roman" w:cs="Times New Roman" w:eastAsia="Times New Roman" w:hAnsi="Times New Roman"/>
          <w:sz w:val="24"/>
          <w:szCs w:val="24"/>
        </w:rPr>
        <w:t>ride-sharing</w:t>
      </w:r>
      <w:r w:rsidR="5002C006" w:rsidRPr="6E4FD539">
        <w:rPr>
          <w:noProof w:val="0"/>
          <w:lang w:val="en-GB"/>
          <w:rFonts w:ascii="Times New Roman" w:cs="Times New Roman" w:eastAsia="Times New Roman" w:hAnsi="Times New Roman"/>
          <w:sz w:val="24"/>
          <w:szCs w:val="24"/>
        </w:rPr>
        <w:t xml:space="preserve"> and ride-hailing platforms, their adoption patterns, and their limitations.</w:t>
      </w:r>
    </w:p>
    <w:p w:rsidR="5002C006" w:rsidRDefault="5002C006" w14:paraId="53A6BE8E" w14:textId="38CCF26C"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Chen</w:t>
      </w:r>
      <w:r w:rsidR="5002C006" w:rsidRPr="6E4FD539">
        <w:rPr>
          <w:bCs w:val="1"/>
          <w:noProof w:val="0"/>
          <w:lang w:val="en-GB"/>
          <w:b/>
          <w:rFonts w:ascii="Times New Roman" w:cs="Times New Roman" w:eastAsia="Times New Roman" w:hAnsi="Times New Roman"/>
          <w:sz w:val="24"/>
          <w:szCs w:val="24"/>
        </w:rPr>
        <w:t xml:space="preserve"> et </w:t>
      </w:r>
      <w:r w:rsidR="5002C006" w:rsidRPr="6E4FD539">
        <w:rPr>
          <w:noProof w:val="0"/>
          <w:lang w:val="en-GB"/>
          <w:rFonts w:ascii="Times New Roman" w:cs="Times New Roman" w:eastAsia="Times New Roman" w:hAnsi="Times New Roman"/>
          <w:sz w:val="24"/>
          <w:szCs w:val="24"/>
        </w:rPr>
        <w:t xml:space="preserve">al. (2017) conducted a mixed-methods study of </w:t>
      </w:r>
      <w:r w:rsidR="5002C006" w:rsidRPr="6E4FD539">
        <w:rPr>
          <w:noProof w:val="0"/>
          <w:lang w:val="en-GB"/>
          <w:rFonts w:ascii="Times New Roman" w:cs="Times New Roman" w:eastAsia="Times New Roman" w:hAnsi="Times New Roman"/>
          <w:sz w:val="24"/>
          <w:szCs w:val="24"/>
        </w:rPr>
        <w:t>UberPool</w:t>
      </w:r>
      <w:r w:rsidR="5002C006" w:rsidRPr="6E4FD539">
        <w:rPr>
          <w:noProof w:val="0"/>
          <w:lang w:val="en-GB"/>
          <w:rFonts w:ascii="Times New Roman" w:cs="Times New Roman" w:eastAsia="Times New Roman" w:hAnsi="Times New Roman"/>
          <w:sz w:val="24"/>
          <w:szCs w:val="24"/>
        </w:rPr>
        <w:t xml:space="preserve"> users in San Francisco, combining survey data (N=1,200) with interview data from 45 frequent users. The study found that while users appreciated the cost savings of shared rides, many expressed </w:t>
      </w:r>
      <w:r w:rsidR="5002C006" w:rsidRPr="6E4FD539">
        <w:rPr>
          <w:noProof w:val="0"/>
          <w:lang w:val="en-GB"/>
          <w:rFonts w:ascii="Times New Roman" w:cs="Times New Roman" w:eastAsia="Times New Roman" w:hAnsi="Times New Roman"/>
          <w:sz w:val="24"/>
          <w:szCs w:val="24"/>
        </w:rPr>
        <w:t>frustration</w:t>
      </w:r>
      <w:r w:rsidR="5002C006" w:rsidRPr="6E4FD539">
        <w:rPr>
          <w:noProof w:val="0"/>
          <w:lang w:val="en-GB"/>
          <w:rFonts w:ascii="Times New Roman" w:cs="Times New Roman" w:eastAsia="Times New Roman" w:hAnsi="Times New Roman"/>
          <w:sz w:val="24"/>
          <w:szCs w:val="24"/>
        </w:rPr>
        <w:t xml:space="preserve"> with the lack of control over who they shared with and the unpredictability of pickup times. The authors recommended that future ride-sharing systems incorporate user-controlled group formation features a recommendation that directly supports </w:t>
      </w:r>
      <w:r w:rsidR="5002C006" w:rsidRPr="6E4FD539">
        <w:rPr>
          <w:noProof w:val="0"/>
          <w:lang w:val="en-GB"/>
          <w:rFonts w:ascii="Times New Roman" w:cs="Times New Roman" w:eastAsia="Times New Roman" w:hAnsi="Times New Roman"/>
          <w:sz w:val="24"/>
          <w:szCs w:val="24"/>
        </w:rPr>
        <w:t>MoveTogether's</w:t>
      </w:r>
      <w:r w:rsidR="5002C006" w:rsidRPr="6E4FD539">
        <w:rPr>
          <w:noProof w:val="0"/>
          <w:lang w:val="en-GB"/>
          <w:rFonts w:ascii="Times New Roman" w:cs="Times New Roman" w:eastAsia="Times New Roman" w:hAnsi="Times New Roman"/>
          <w:sz w:val="24"/>
          <w:szCs w:val="24"/>
        </w:rPr>
        <w:t xml:space="preserve"> design.</w:t>
      </w:r>
    </w:p>
    <w:p w:rsidR="5002C006" w:rsidRDefault="5002C006" w14:paraId="0E64637C" w14:textId="0F0FE8D9"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 xml:space="preserve">Rayle </w:t>
      </w:r>
      <w:r w:rsidR="5002C006" w:rsidRPr="6E4FD539">
        <w:rPr>
          <w:iCs w:val="1"/>
          <w:noProof w:val="0"/>
          <w:lang w:val="en-GB"/>
          <w:i/>
          <w:rFonts w:ascii="Times New Roman" w:cs="Times New Roman" w:eastAsia="Times New Roman" w:hAnsi="Times New Roman"/>
          <w:sz w:val="24"/>
          <w:szCs w:val="24"/>
        </w:rPr>
        <w:t>et</w:t>
      </w:r>
      <w:r w:rsidR="5002C006" w:rsidRPr="6E4FD539">
        <w:rPr>
          <w:noProof w:val="0"/>
          <w:lang w:val="en-GB"/>
          <w:rFonts w:ascii="Times New Roman" w:cs="Times New Roman" w:eastAsia="Times New Roman" w:hAnsi="Times New Roman"/>
          <w:sz w:val="24"/>
          <w:szCs w:val="24"/>
        </w:rPr>
        <w:t xml:space="preserve"> al. (2016) compared ride-hailing users with traditional taxi users in San Francisco. Using survey data from 380 ride-hailing users and 290 taxi users, the study found that ride-hailing users prioritised convenience and shorter wait times, while cost sensitivity was the primary factor for taxi users. The study concluded that ride-hailing had not significantly reduced single-occupancy vehicle trips, suggesting that shared ride options needed to be more accessible and affordable.</w:t>
      </w:r>
    </w:p>
    <w:p w:rsidR="5002C006" w:rsidRDefault="5002C006" w14:paraId="33B20CD3" w14:textId="059E04B6" w:rsidP="6E4FD539">
      <w:pPr>
        <w:pStyle w:val="Normal"/>
        <w:jc w:val="both"/>
        <w:spacing w:before="240" w:beforeAutospacing="0" w:after="240" w:afterAutospacing="0"/>
      </w:pPr>
      <w:r w:rsidR="75EE4DA7" w:rsidRPr="140EE902">
        <w:rPr>
          <w:noProof w:val="0"/>
          <w:lang w:val="en-GB"/>
          <w:rFonts w:ascii="Times New Roman" w:cs="Times New Roman" w:eastAsia="Times New Roman" w:hAnsi="Times New Roman"/>
          <w:sz w:val="24"/>
          <w:szCs w:val="24"/>
        </w:rPr>
        <w:t>In the Nigerian context, Okonkwo and Eze (2022) developed and evaluated a mobile application for shared transport in Lagos. The prototype was tested with 50 users over four weeks. The study found that 72% of participants saved between 40% and 60% on transport costs when using the shared ride feature. However, the study noted that user adoption was hindered by the lack of a cost-splitting feature and the absence of pre-trip group formation, leading to mismatched expectations among co-riders.</w:t>
      </w:r>
      <w:r w:rsidR="75EE4DA7" w:rsidRPr="140EE902">
        <w:rPr>
          <w:noProof w:val="0"/>
          <w:lang w:val="en-GB"/>
          <w:rFonts w:ascii="Times New Roman" w:cs="Times New Roman" w:eastAsia="Times New Roman" w:hAnsi="Times New Roman"/>
          <w:sz w:val="24"/>
          <w:szCs w:val="24"/>
        </w:rPr>
        <w:t xml:space="preserve"> </w:t>
      </w:r>
    </w:p>
    <w:p>
      <w:pPr>
        <w:pStyle w:val="Normal"/>
        <w:jc w:val="both"/>
        <w:spacing w:before="240" w:after="240"/>
      </w:pPr>
      <w:r>
        <w:rPr>
          <w:rFonts w:ascii="Times New Roman"/>
          <w:sz w:val="24"/>
        </w:rPr>
      </w:r>
    </w:p>
    <w:p w:rsidR="5002C006" w:rsidRDefault="5002C006" w14:paraId="4F9369DD" w14:textId="3BD54428"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 xml:space="preserve">Food delivery has grown significantly, but group ordering </w:t>
      </w:r>
      <w:r w:rsidR="5002C006" w:rsidRPr="6E4FD539">
        <w:rPr>
          <w:noProof w:val="0"/>
          <w:lang w:val="en-GB"/>
          <w:rFonts w:ascii="Times New Roman" w:cs="Times New Roman" w:eastAsia="Times New Roman" w:hAnsi="Times New Roman"/>
          <w:sz w:val="24"/>
          <w:szCs w:val="24"/>
        </w:rPr>
        <w:t>remains</w:t>
      </w:r>
      <w:r w:rsidR="5002C006" w:rsidRPr="6E4FD539">
        <w:rPr>
          <w:noProof w:val="0"/>
          <w:lang w:val="en-GB"/>
          <w:rFonts w:ascii="Times New Roman" w:cs="Times New Roman" w:eastAsia="Times New Roman" w:hAnsi="Times New Roman"/>
          <w:sz w:val="24"/>
          <w:szCs w:val="24"/>
        </w:rPr>
        <w:t xml:space="preserve"> underexplored in academic literature.</w:t>
      </w:r>
    </w:p>
    <w:p w:rsidR="5002C006" w:rsidRDefault="5002C006" w14:paraId="01BAB3DC" w14:textId="4FD534C1"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Kim</w:t>
      </w:r>
      <w:r w:rsidR="5002C006" w:rsidRPr="6E4FD539">
        <w:rPr>
          <w:iCs w:val="1"/>
          <w:noProof w:val="0"/>
          <w:lang w:val="en-GB"/>
          <w:i/>
          <w:rFonts w:ascii="Times New Roman" w:cs="Times New Roman" w:eastAsia="Times New Roman" w:hAnsi="Times New Roman"/>
          <w:sz w:val="24"/>
          <w:szCs w:val="24"/>
        </w:rPr>
        <w:t xml:space="preserve"> et </w:t>
      </w:r>
      <w:r w:rsidR="5002C006" w:rsidRPr="6E4FD539">
        <w:rPr>
          <w:noProof w:val="0"/>
          <w:lang w:val="en-GB"/>
          <w:rFonts w:ascii="Times New Roman" w:cs="Times New Roman" w:eastAsia="Times New Roman" w:hAnsi="Times New Roman"/>
          <w:sz w:val="24"/>
          <w:szCs w:val="24"/>
        </w:rPr>
        <w:t xml:space="preserve">al. (2019) studied group-buying mechanisms for food delivery in South Korea. The researchers conducted a controlled experiment with 240 participants, comparing individual ordering versus group ordering with cost-splitting. The study found that participants in the group ordering condition spent 35% less on delivery fees on average and reported higher satisfaction with the ordering experience. However, the study noted that group ordering required </w:t>
      </w:r>
      <w:r w:rsidR="5002C006" w:rsidRPr="6E4FD539">
        <w:rPr>
          <w:noProof w:val="0"/>
          <w:lang w:val="en-GB"/>
          <w:rFonts w:ascii="Times New Roman" w:cs="Times New Roman" w:eastAsia="Times New Roman" w:hAnsi="Times New Roman"/>
          <w:sz w:val="24"/>
          <w:szCs w:val="24"/>
        </w:rPr>
        <w:t>additional</w:t>
      </w:r>
      <w:r w:rsidR="5002C006" w:rsidRPr="6E4FD539">
        <w:rPr>
          <w:noProof w:val="0"/>
          <w:lang w:val="en-GB"/>
          <w:rFonts w:ascii="Times New Roman" w:cs="Times New Roman" w:eastAsia="Times New Roman" w:hAnsi="Times New Roman"/>
          <w:sz w:val="24"/>
          <w:szCs w:val="24"/>
        </w:rPr>
        <w:t xml:space="preserve"> coordination effort, suggesting the need for dedicated coordination tools.</w:t>
      </w:r>
    </w:p>
    <w:p w:rsidR="5002C006" w:rsidRDefault="5002C006" w14:paraId="37182C88" w14:textId="192913FE"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 xml:space="preserve">Olaleye </w:t>
      </w:r>
      <w:r w:rsidR="5002C006" w:rsidRPr="6E4FD539">
        <w:rPr>
          <w:iCs w:val="1"/>
          <w:noProof w:val="0"/>
          <w:lang w:val="en-GB"/>
          <w:i/>
          <w:rFonts w:ascii="Times New Roman" w:cs="Times New Roman" w:eastAsia="Times New Roman" w:hAnsi="Times New Roman"/>
          <w:sz w:val="24"/>
          <w:szCs w:val="24"/>
        </w:rPr>
        <w:t xml:space="preserve">et </w:t>
      </w:r>
      <w:r w:rsidR="5002C006" w:rsidRPr="6E4FD539">
        <w:rPr>
          <w:noProof w:val="0"/>
          <w:lang w:val="en-GB"/>
          <w:rFonts w:ascii="Times New Roman" w:cs="Times New Roman" w:eastAsia="Times New Roman" w:hAnsi="Times New Roman"/>
          <w:sz w:val="24"/>
          <w:szCs w:val="24"/>
        </w:rPr>
        <w:t xml:space="preserve">al. (2021) examined food delivery adoption in Lagos, Nigeria, using survey data from 500 respondents. The study found that delivery fees were the most significant barrier to frequent use, with 71% of respondents </w:t>
      </w:r>
      <w:r w:rsidR="5002C006" w:rsidRPr="6E4FD539">
        <w:rPr>
          <w:noProof w:val="0"/>
          <w:lang w:val="en-GB"/>
          <w:rFonts w:ascii="Times New Roman" w:cs="Times New Roman" w:eastAsia="Times New Roman" w:hAnsi="Times New Roman"/>
          <w:sz w:val="24"/>
          <w:szCs w:val="24"/>
        </w:rPr>
        <w:t>indicating</w:t>
      </w:r>
      <w:r w:rsidR="5002C006" w:rsidRPr="6E4FD539">
        <w:rPr>
          <w:noProof w:val="0"/>
          <w:lang w:val="en-GB"/>
          <w:rFonts w:ascii="Times New Roman" w:cs="Times New Roman" w:eastAsia="Times New Roman" w:hAnsi="Times New Roman"/>
          <w:sz w:val="24"/>
          <w:szCs w:val="24"/>
        </w:rPr>
        <w:t xml:space="preserve"> they would order more </w:t>
      </w:r>
      <w:r w:rsidR="5002C006" w:rsidRPr="6E4FD539">
        <w:rPr>
          <w:noProof w:val="0"/>
          <w:lang w:val="en-GB"/>
          <w:rFonts w:ascii="Times New Roman" w:cs="Times New Roman" w:eastAsia="Times New Roman" w:hAnsi="Times New Roman"/>
          <w:sz w:val="24"/>
          <w:szCs w:val="24"/>
        </w:rPr>
        <w:t>frequently</w:t>
      </w:r>
      <w:r w:rsidR="5002C006" w:rsidRPr="6E4FD539">
        <w:rPr>
          <w:noProof w:val="0"/>
          <w:lang w:val="en-GB"/>
          <w:rFonts w:ascii="Times New Roman" w:cs="Times New Roman" w:eastAsia="Times New Roman" w:hAnsi="Times New Roman"/>
          <w:sz w:val="24"/>
          <w:szCs w:val="24"/>
        </w:rPr>
        <w:t xml:space="preserve"> if delivery fees were reduced. The study also found that 43% of respondents had </w:t>
      </w:r>
      <w:r w:rsidR="5002C006" w:rsidRPr="6E4FD539">
        <w:rPr>
          <w:noProof w:val="0"/>
          <w:lang w:val="en-GB"/>
          <w:rFonts w:ascii="Times New Roman" w:cs="Times New Roman" w:eastAsia="Times New Roman" w:hAnsi="Times New Roman"/>
          <w:sz w:val="24"/>
          <w:szCs w:val="24"/>
        </w:rPr>
        <w:t>participated</w:t>
      </w:r>
      <w:r w:rsidR="5002C006" w:rsidRPr="6E4FD539">
        <w:rPr>
          <w:noProof w:val="0"/>
          <w:lang w:val="en-GB"/>
          <w:rFonts w:ascii="Times New Roman" w:cs="Times New Roman" w:eastAsia="Times New Roman" w:hAnsi="Times New Roman"/>
          <w:sz w:val="24"/>
          <w:szCs w:val="24"/>
        </w:rPr>
        <w:t xml:space="preserve"> in informal group ordering through WhatsApp or workplace chat groups, but 68% of these reported difficulties with payment collection and order tracking.</w:t>
      </w:r>
    </w:p>
    <w:p w:rsidR="5002C006" w:rsidRDefault="5002C006" w14:paraId="7A9B0F53" w14:textId="5E6F64BF" w:rsidP="6E4FD539">
      <w:pPr>
        <w:pStyle w:val="Normal"/>
        <w:jc w:val="both"/>
        <w:spacing w:before="240" w:beforeAutospacing="0" w:after="240" w:afterAutospacing="0"/>
        <w:rPr>
          <w:noProof w:val="0"/>
          <w:lang w:val="en-GB"/>
          <w:rFonts w:ascii="Times New Roman" w:cs="Times New Roman" w:eastAsia="Times New Roman" w:hAnsi="Times New Roman"/>
          <w:sz w:val="24"/>
          <w:szCs w:val="24"/>
        </w:rPr>
      </w:pPr>
      <w:r w:rsidR="75EE4DA7" w:rsidRPr="140EE902">
        <w:rPr>
          <w:noProof w:val="0"/>
          <w:lang w:val="en-GB"/>
          <w:rFonts w:ascii="Times New Roman" w:cs="Times New Roman" w:eastAsia="Times New Roman" w:hAnsi="Times New Roman"/>
          <w:sz w:val="24"/>
          <w:szCs w:val="24"/>
        </w:rPr>
        <w:t xml:space="preserve">Akinwale and Omole (2022) specifically studied group food ordering among students at the University of Lagos. The study surveyed 300 students living in university hostels and found that 58% had </w:t>
      </w:r>
      <w:r w:rsidR="75EE4DA7" w:rsidRPr="140EE902">
        <w:rPr>
          <w:noProof w:val="0"/>
          <w:lang w:val="en-GB"/>
          <w:rFonts w:ascii="Times New Roman" w:cs="Times New Roman" w:eastAsia="Times New Roman" w:hAnsi="Times New Roman"/>
          <w:sz w:val="24"/>
          <w:szCs w:val="24"/>
        </w:rPr>
        <w:t>participated</w:t>
      </w:r>
      <w:r w:rsidR="75EE4DA7" w:rsidRPr="140EE902">
        <w:rPr>
          <w:noProof w:val="0"/>
          <w:lang w:val="en-GB"/>
          <w:rFonts w:ascii="Times New Roman" w:cs="Times New Roman" w:eastAsia="Times New Roman" w:hAnsi="Times New Roman"/>
          <w:sz w:val="24"/>
          <w:szCs w:val="24"/>
        </w:rPr>
        <w:t xml:space="preserve"> in group food orders, primarily to reduce delivery fees and meet minimum order requirements. However, the study </w:t>
      </w:r>
      <w:r w:rsidR="75EE4DA7" w:rsidRPr="140EE902">
        <w:rPr>
          <w:noProof w:val="0"/>
          <w:lang w:val="en-GB"/>
          <w:rFonts w:ascii="Times New Roman" w:cs="Times New Roman" w:eastAsia="Times New Roman" w:hAnsi="Times New Roman"/>
          <w:sz w:val="24"/>
          <w:szCs w:val="24"/>
        </w:rPr>
        <w:t>identified</w:t>
      </w:r>
      <w:r w:rsidR="75EE4DA7" w:rsidRPr="140EE902">
        <w:rPr>
          <w:noProof w:val="0"/>
          <w:lang w:val="en-GB"/>
          <w:rFonts w:ascii="Times New Roman" w:cs="Times New Roman" w:eastAsia="Times New Roman" w:hAnsi="Times New Roman"/>
          <w:sz w:val="24"/>
          <w:szCs w:val="24"/>
        </w:rPr>
        <w:t xml:space="preserve"> coordination fatigue as a major issue, with 63% of participants reporting that the effort </w:t>
      </w:r>
      <w:r w:rsidR="75EE4DA7" w:rsidRPr="140EE902">
        <w:rPr>
          <w:noProof w:val="0"/>
          <w:lang w:val="en-GB"/>
          <w:rFonts w:ascii="Times New Roman" w:cs="Times New Roman" w:eastAsia="Times New Roman" w:hAnsi="Times New Roman"/>
          <w:sz w:val="24"/>
          <w:szCs w:val="24"/>
        </w:rPr>
        <w:t>required</w:t>
      </w:r>
      <w:r w:rsidR="75EE4DA7" w:rsidRPr="140EE902">
        <w:rPr>
          <w:noProof w:val="0"/>
          <w:lang w:val="en-GB"/>
          <w:rFonts w:ascii="Times New Roman" w:cs="Times New Roman" w:eastAsia="Times New Roman" w:hAnsi="Times New Roman"/>
          <w:sz w:val="24"/>
          <w:szCs w:val="24"/>
        </w:rPr>
        <w:t xml:space="preserve"> to organise group orders often discouraged them from doing so regularly.</w:t>
      </w:r>
      <w:r w:rsidR="75EE4DA7" w:rsidRPr="140EE902">
        <w:rPr>
          <w:noProof w:val="0"/>
          <w:lang w:val="en-GB"/>
          <w:rFonts w:ascii="Times New Roman" w:cs="Times New Roman" w:eastAsia="Times New Roman" w:hAnsi="Times New Roman"/>
          <w:sz w:val="24"/>
          <w:szCs w:val="24"/>
        </w:rPr>
        <w:t xml:space="preserve"> </w:t>
      </w:r>
    </w:p>
    <w:p>
      <w:pPr>
        <w:pStyle w:val="Normal"/>
        <w:jc w:val="both"/>
        <w:spacing w:before="240" w:after="240"/>
      </w:pPr>
      <w:r>
        <w:rPr>
          <w:rFonts w:ascii="Times New Roman"/>
          <w:sz w:val="24"/>
        </w:rPr>
      </w:r>
    </w:p>
    <w:p w:rsidR="5002C006" w:rsidRDefault="5002C006" w14:paraId="22980185" w14:textId="75F7FA23"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 xml:space="preserve">Dispatch and courier consolidation has been studied primarily in the context of last-mile </w:t>
      </w:r>
      <w:r w:rsidR="5002C006" w:rsidRPr="6E4FD539">
        <w:rPr>
          <w:noProof w:val="0"/>
          <w:lang w:val="en-GB"/>
          <w:rFonts w:ascii="Times New Roman" w:cs="Times New Roman" w:eastAsia="Times New Roman" w:hAnsi="Times New Roman"/>
          <w:sz w:val="24"/>
          <w:szCs w:val="24"/>
        </w:rPr>
        <w:t>logistics</w:t>
      </w:r>
      <w:r w:rsidR="5002C006" w:rsidRPr="6E4FD539">
        <w:rPr>
          <w:noProof w:val="0"/>
          <w:lang w:val="en-GB"/>
          <w:rFonts w:ascii="Times New Roman" w:cs="Times New Roman" w:eastAsia="Times New Roman" w:hAnsi="Times New Roman"/>
          <w:sz w:val="24"/>
          <w:szCs w:val="24"/>
        </w:rPr>
        <w:t>.</w:t>
      </w:r>
    </w:p>
    <w:p w:rsidR="5002C006" w:rsidRDefault="5002C006" w14:paraId="0F02260B" w14:textId="35A1A2A3"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 xml:space="preserve">Wang </w:t>
      </w:r>
      <w:r w:rsidR="5002C006" w:rsidRPr="6E4FD539">
        <w:rPr>
          <w:iCs w:val="1"/>
          <w:noProof w:val="0"/>
          <w:lang w:val="en-GB"/>
          <w:i/>
          <w:rFonts w:ascii="Times New Roman" w:cs="Times New Roman" w:eastAsia="Times New Roman" w:hAnsi="Times New Roman"/>
          <w:sz w:val="24"/>
          <w:szCs w:val="24"/>
        </w:rPr>
        <w:t xml:space="preserve">et </w:t>
      </w:r>
      <w:r w:rsidR="5002C006" w:rsidRPr="6E4FD539">
        <w:rPr>
          <w:noProof w:val="0"/>
          <w:lang w:val="en-GB"/>
          <w:rFonts w:ascii="Times New Roman" w:cs="Times New Roman" w:eastAsia="Times New Roman" w:hAnsi="Times New Roman"/>
          <w:sz w:val="24"/>
          <w:szCs w:val="24"/>
        </w:rPr>
        <w:t xml:space="preserve">al. (2016) studied package consolidation strategies for urban </w:t>
      </w:r>
      <w:r w:rsidR="5002C006" w:rsidRPr="6E4FD539">
        <w:rPr>
          <w:noProof w:val="0"/>
          <w:lang w:val="en-GB"/>
          <w:rFonts w:ascii="Times New Roman" w:cs="Times New Roman" w:eastAsia="Times New Roman" w:hAnsi="Times New Roman"/>
          <w:sz w:val="24"/>
          <w:szCs w:val="24"/>
        </w:rPr>
        <w:t>logistics</w:t>
      </w:r>
      <w:r w:rsidR="5002C006" w:rsidRPr="6E4FD539">
        <w:rPr>
          <w:noProof w:val="0"/>
          <w:lang w:val="en-GB"/>
          <w:rFonts w:ascii="Times New Roman" w:cs="Times New Roman" w:eastAsia="Times New Roman" w:hAnsi="Times New Roman"/>
          <w:sz w:val="24"/>
          <w:szCs w:val="24"/>
        </w:rPr>
        <w:t xml:space="preserve">. Using simulation modelling with data from 10,000 daily deliveries in a major city, the study found that </w:t>
      </w:r>
      <w:r w:rsidR="5002C006" w:rsidRPr="6E4FD539">
        <w:rPr>
          <w:noProof w:val="0"/>
          <w:lang w:val="en-GB"/>
          <w:rFonts w:ascii="Times New Roman" w:cs="Times New Roman" w:eastAsia="Times New Roman" w:hAnsi="Times New Roman"/>
          <w:sz w:val="24"/>
          <w:szCs w:val="24"/>
        </w:rPr>
        <w:t>consolidating</w:t>
      </w:r>
      <w:r w:rsidR="5002C006" w:rsidRPr="6E4FD539">
        <w:rPr>
          <w:noProof w:val="0"/>
          <w:lang w:val="en-GB"/>
          <w:rFonts w:ascii="Times New Roman" w:cs="Times New Roman" w:eastAsia="Times New Roman" w:hAnsi="Times New Roman"/>
          <w:sz w:val="24"/>
          <w:szCs w:val="24"/>
        </w:rPr>
        <w:t xml:space="preserve"> packages from multiple senders to the same destination area reduced delivery costs by an average of 42% and reduced vehicle trips by 38%. The study recommended the development of platforms that enable senders to discover consolidation opportunities.</w:t>
      </w:r>
    </w:p>
    <w:p w:rsidR="5002C006" w:rsidRDefault="5002C006" w14:paraId="08728717" w14:textId="61527BCC"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 xml:space="preserve">In the African context, Moyo and Ndlovu (2020) studied informal dispatch consolidation in Harare, Zimbabwe. Through interviews with 45 dispatch riders and 120 customers, the study found that informal consolidation (riders carrying packages from multiple customers in one trip) was already occurring but without any structured platform. Customers reported saving between 30% and 50% when their package was </w:t>
      </w:r>
      <w:r w:rsidR="580BC7F9" w:rsidRPr="6E4FD539">
        <w:rPr>
          <w:noProof w:val="0"/>
          <w:lang w:val="en-GB"/>
          <w:rFonts w:ascii="Times New Roman" w:cs="Times New Roman" w:eastAsia="Times New Roman" w:hAnsi="Times New Roman"/>
          <w:sz w:val="24"/>
          <w:szCs w:val="24"/>
        </w:rPr>
        <w:t>consolidated but</w:t>
      </w:r>
      <w:r w:rsidR="5002C006" w:rsidRPr="6E4FD539">
        <w:rPr>
          <w:noProof w:val="0"/>
          <w:lang w:val="en-GB"/>
          <w:rFonts w:ascii="Times New Roman" w:cs="Times New Roman" w:eastAsia="Times New Roman" w:hAnsi="Times New Roman"/>
          <w:sz w:val="24"/>
          <w:szCs w:val="24"/>
        </w:rPr>
        <w:t xml:space="preserve"> expressed frustration with the lack of transparency and tracking.</w:t>
      </w:r>
    </w:p>
    <w:p w:rsidR="6E4FD539" w:rsidRDefault="6E4FD539" w14:paraId="2F3D2CB2" w14:textId="02A22C37" w:rsidP="6E4FD539">
      <w:pPr>
        <w:pStyle w:val="Normal"/>
        <w:jc w:val="both"/>
        <w:spacing w:before="240" w:beforeAutospacing="0" w:after="240" w:afterAutospacing="0"/>
      </w:pPr>
      <w:r w:rsidR="75EE4DA7" w:rsidRPr="140EE902">
        <w:rPr>
          <w:noProof w:val="0"/>
          <w:lang w:val="en-GB"/>
          <w:rFonts w:ascii="Times New Roman" w:cs="Times New Roman" w:eastAsia="Times New Roman" w:hAnsi="Times New Roman"/>
          <w:sz w:val="24"/>
          <w:szCs w:val="24"/>
        </w:rPr>
        <w:t xml:space="preserve">Nwagwu and Adebayo (2021) examined dispatch services in Lagos, Nigeria, focusing on the potential for cost-sharing among multiple senders. The study surveyed 200 small business owners who </w:t>
      </w:r>
      <w:r w:rsidR="75EE4DA7" w:rsidRPr="140EE902">
        <w:rPr>
          <w:noProof w:val="0"/>
          <w:lang w:val="en-GB"/>
          <w:rFonts w:ascii="Times New Roman" w:cs="Times New Roman" w:eastAsia="Times New Roman" w:hAnsi="Times New Roman"/>
          <w:sz w:val="24"/>
          <w:szCs w:val="24"/>
        </w:rPr>
        <w:t>regularly use</w:t>
      </w:r>
      <w:r w:rsidR="75EE4DA7" w:rsidRPr="140EE902">
        <w:rPr>
          <w:noProof w:val="0"/>
          <w:lang w:val="en-GB"/>
          <w:rFonts w:ascii="Times New Roman" w:cs="Times New Roman" w:eastAsia="Times New Roman" w:hAnsi="Times New Roman"/>
          <w:sz w:val="24"/>
          <w:szCs w:val="24"/>
        </w:rPr>
        <w:t xml:space="preserve"> dispatch services. The findings showed that 74% of respondents would be willing to </w:t>
      </w:r>
      <w:r w:rsidR="75EE4DA7" w:rsidRPr="140EE902">
        <w:rPr>
          <w:noProof w:val="0"/>
          <w:lang w:val="en-GB"/>
          <w:rFonts w:ascii="Times New Roman" w:cs="Times New Roman" w:eastAsia="Times New Roman" w:hAnsi="Times New Roman"/>
          <w:sz w:val="24"/>
          <w:szCs w:val="24"/>
        </w:rPr>
        <w:t>consolidate</w:t>
      </w:r>
      <w:r w:rsidR="75EE4DA7" w:rsidRPr="140EE902">
        <w:rPr>
          <w:noProof w:val="0"/>
          <w:lang w:val="en-GB"/>
          <w:rFonts w:ascii="Times New Roman" w:cs="Times New Roman" w:eastAsia="Times New Roman" w:hAnsi="Times New Roman"/>
          <w:sz w:val="24"/>
          <w:szCs w:val="24"/>
        </w:rPr>
        <w:t xml:space="preserve"> their packages with others going to the same area if a platform existed to </w:t>
      </w:r>
      <w:r w:rsidR="75EE4DA7" w:rsidRPr="140EE902">
        <w:rPr>
          <w:noProof w:val="0"/>
          <w:lang w:val="en-GB"/>
          <w:rFonts w:ascii="Times New Roman" w:cs="Times New Roman" w:eastAsia="Times New Roman" w:hAnsi="Times New Roman"/>
          <w:sz w:val="24"/>
          <w:szCs w:val="24"/>
        </w:rPr>
        <w:t>facilitate</w:t>
      </w:r>
      <w:r w:rsidR="75EE4DA7" w:rsidRPr="140EE902">
        <w:rPr>
          <w:noProof w:val="0"/>
          <w:lang w:val="en-GB"/>
          <w:rFonts w:ascii="Times New Roman" w:cs="Times New Roman" w:eastAsia="Times New Roman" w:hAnsi="Times New Roman"/>
          <w:sz w:val="24"/>
          <w:szCs w:val="24"/>
        </w:rPr>
        <w:t xml:space="preserve"> this, and 68% would pay a small fee for such a coordination service.</w:t>
      </w:r>
    </w:p>
    <w:p>
      <w:pPr>
        <w:pStyle w:val="Normal"/>
        <w:jc w:val="both"/>
        <w:spacing w:before="240" w:after="240"/>
      </w:pPr>
      <w:r>
        <w:rPr>
          <w:rFonts w:ascii="Times New Roman"/>
          <w:sz w:val="24"/>
        </w:rPr>
      </w:r>
    </w:p>
    <w:p w:rsidR="5002C006" w:rsidRDefault="5002C006" w14:paraId="27A49128" w14:textId="73C4294B"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The effectiveness of digital tools for group coordination has been studied across multiple contexts.</w:t>
      </w:r>
    </w:p>
    <w:p w:rsidR="5002C006" w:rsidRDefault="5002C006" w14:paraId="4C06E186" w14:textId="4FE6D2AE"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 xml:space="preserve">Tauscher and </w:t>
      </w:r>
      <w:r w:rsidR="5002C006" w:rsidRPr="6E4FD539">
        <w:rPr>
          <w:noProof w:val="0"/>
          <w:lang w:val="en-GB"/>
          <w:rFonts w:ascii="Times New Roman" w:cs="Times New Roman" w:eastAsia="Times New Roman" w:hAnsi="Times New Roman"/>
          <w:sz w:val="24"/>
          <w:szCs w:val="24"/>
        </w:rPr>
        <w:t>Laudien</w:t>
      </w:r>
      <w:r w:rsidR="5002C006" w:rsidRPr="6E4FD539">
        <w:rPr>
          <w:noProof w:val="0"/>
          <w:lang w:val="en-GB"/>
          <w:rFonts w:ascii="Times New Roman" w:cs="Times New Roman" w:eastAsia="Times New Roman" w:hAnsi="Times New Roman"/>
          <w:sz w:val="24"/>
          <w:szCs w:val="24"/>
        </w:rPr>
        <w:t xml:space="preserve"> (2018) studied the adoption of cost-splitting applications (primarily </w:t>
      </w:r>
      <w:r w:rsidR="5002C006" w:rsidRPr="6E4FD539">
        <w:rPr>
          <w:noProof w:val="0"/>
          <w:lang w:val="en-GB"/>
          <w:rFonts w:ascii="Times New Roman" w:cs="Times New Roman" w:eastAsia="Times New Roman" w:hAnsi="Times New Roman"/>
          <w:sz w:val="24"/>
          <w:szCs w:val="24"/>
        </w:rPr>
        <w:t>Splitwise</w:t>
      </w:r>
      <w:r w:rsidR="5002C006" w:rsidRPr="6E4FD539">
        <w:rPr>
          <w:noProof w:val="0"/>
          <w:lang w:val="en-GB"/>
          <w:rFonts w:ascii="Times New Roman" w:cs="Times New Roman" w:eastAsia="Times New Roman" w:hAnsi="Times New Roman"/>
          <w:sz w:val="24"/>
          <w:szCs w:val="24"/>
        </w:rPr>
        <w:t>) among young adults in Germany. The study surveyed 350 university students and found that 81% of respondents had used a cost-splitting app, and 92% of those reported that the app reduced financial disputes within their social groups. However, the study noted that cost-splitting apps were used exclusively within pre-existing groups, not for discovering new group opportunities.</w:t>
      </w:r>
    </w:p>
    <w:p w:rsidR="5002C006" w:rsidRDefault="5002C006" w14:paraId="4F12AEE2" w14:textId="7A14F08E" w:rsidP="6E4FD539">
      <w:pPr>
        <w:pStyle w:val="Normal"/>
        <w:jc w:val="both"/>
        <w:spacing w:before="240" w:beforeAutospacing="0" w:after="240" w:afterAutospacing="0"/>
      </w:pPr>
      <w:r w:rsidR="5002C006" w:rsidRPr="6E4FD539">
        <w:rPr>
          <w:noProof w:val="0"/>
          <w:lang w:val="en-GB"/>
          <w:rFonts w:ascii="Times New Roman" w:cs="Times New Roman" w:eastAsia="Times New Roman" w:hAnsi="Times New Roman"/>
          <w:sz w:val="24"/>
          <w:szCs w:val="24"/>
        </w:rPr>
        <w:t xml:space="preserve">Hossain and Rahman (2020) investigated the use of WhatsApp groups for coordinating shared services in Dhaka, Bangladesh. The study conducted interviews with 60 participants across 12 WhatsApp groups used for </w:t>
      </w:r>
      <w:r w:rsidR="5002C006" w:rsidRPr="6E4FD539">
        <w:rPr>
          <w:noProof w:val="0"/>
          <w:lang w:val="en-GB"/>
          <w:rFonts w:ascii="Times New Roman" w:cs="Times New Roman" w:eastAsia="Times New Roman" w:hAnsi="Times New Roman"/>
          <w:sz w:val="24"/>
          <w:szCs w:val="24"/>
        </w:rPr>
        <w:t>ride-sharing</w:t>
      </w:r>
      <w:r w:rsidR="5002C006" w:rsidRPr="6E4FD539">
        <w:rPr>
          <w:noProof w:val="0"/>
          <w:lang w:val="en-GB"/>
          <w:rFonts w:ascii="Times New Roman" w:cs="Times New Roman" w:eastAsia="Times New Roman" w:hAnsi="Times New Roman"/>
          <w:sz w:val="24"/>
          <w:szCs w:val="24"/>
        </w:rPr>
        <w:t xml:space="preserve"> and group </w:t>
      </w:r>
      <w:r w:rsidR="5002C006" w:rsidRPr="6E4FD539">
        <w:rPr>
          <w:noProof w:val="0"/>
          <w:lang w:val="en-GB"/>
          <w:rFonts w:ascii="Times New Roman" w:cs="Times New Roman" w:eastAsia="Times New Roman" w:hAnsi="Times New Roman"/>
          <w:sz w:val="24"/>
          <w:szCs w:val="24"/>
        </w:rPr>
        <w:t>purchasing</w:t>
      </w:r>
      <w:r w:rsidR="5002C006" w:rsidRPr="6E4FD539">
        <w:rPr>
          <w:noProof w:val="0"/>
          <w:lang w:val="en-GB"/>
          <w:rFonts w:ascii="Times New Roman" w:cs="Times New Roman" w:eastAsia="Times New Roman" w:hAnsi="Times New Roman"/>
          <w:sz w:val="24"/>
          <w:szCs w:val="24"/>
        </w:rPr>
        <w:t>. The findings revealed that while WhatsApp was accessible and familiar, its unstructured nature led to information overload (79% of participants), missed opportunities (64%), and abandoned coordination attempts (52%). The study recommended dedicated platforms with structured trip formats and automated features.</w:t>
      </w:r>
    </w:p>
    <w:p w:rsidR="6E4FD539" w:rsidRDefault="6E4FD539" w14:paraId="3225D520" w14:textId="11576C3C" w:rsidP="6E4FD539">
      <w:pPr>
        <w:pStyle w:val="Normal"/>
        <w:jc w:val="both"/>
        <w:spacing w:before="240" w:beforeAutospacing="0" w:after="240" w:afterAutospacing="0"/>
      </w:pPr>
      <w:r w:rsidR="75EE4DA7" w:rsidRPr="140EE902">
        <w:rPr>
          <w:noProof w:val="0"/>
          <w:lang w:val="en-GB"/>
          <w:rFonts w:ascii="Times New Roman" w:cs="Times New Roman" w:eastAsia="Times New Roman" w:hAnsi="Times New Roman"/>
          <w:sz w:val="24"/>
          <w:szCs w:val="24"/>
        </w:rPr>
        <w:t xml:space="preserve">In the Nigerian context, Eze </w:t>
      </w:r>
      <w:r w:rsidR="75EE4DA7" w:rsidRPr="140EE902">
        <w:rPr>
          <w:iCs w:val="1"/>
          <w:noProof w:val="0"/>
          <w:lang w:val="en-GB"/>
          <w:i/>
          <w:rFonts w:ascii="Times New Roman" w:cs="Times New Roman" w:eastAsia="Times New Roman" w:hAnsi="Times New Roman"/>
          <w:sz w:val="24"/>
          <w:szCs w:val="24"/>
        </w:rPr>
        <w:t xml:space="preserve">et </w:t>
      </w:r>
      <w:r w:rsidR="75EE4DA7" w:rsidRPr="140EE902">
        <w:rPr>
          <w:noProof w:val="0"/>
          <w:lang w:val="en-GB"/>
          <w:rFonts w:ascii="Times New Roman" w:cs="Times New Roman" w:eastAsia="Times New Roman" w:hAnsi="Times New Roman"/>
          <w:sz w:val="24"/>
          <w:szCs w:val="24"/>
        </w:rPr>
        <w:t xml:space="preserve">al. (2021) evaluated the use of social media for group coordination among students at five Nigerian universities. The study surveyed 650 students and found that WhatsApp was the </w:t>
      </w:r>
      <w:r w:rsidR="75EE4DA7" w:rsidRPr="140EE902">
        <w:rPr>
          <w:noProof w:val="0"/>
          <w:lang w:val="en-GB"/>
          <w:rFonts w:ascii="Times New Roman" w:cs="Times New Roman" w:eastAsia="Times New Roman" w:hAnsi="Times New Roman"/>
          <w:sz w:val="24"/>
          <w:szCs w:val="24"/>
        </w:rPr>
        <w:t>most commonly used</w:t>
      </w:r>
      <w:r w:rsidR="75EE4DA7" w:rsidRPr="140EE902">
        <w:rPr>
          <w:noProof w:val="0"/>
          <w:lang w:val="en-GB"/>
          <w:rFonts w:ascii="Times New Roman" w:cs="Times New Roman" w:eastAsia="Times New Roman" w:hAnsi="Times New Roman"/>
          <w:sz w:val="24"/>
          <w:szCs w:val="24"/>
        </w:rPr>
        <w:t xml:space="preserve"> tool for coordinating shared rides (67%), group food orders (54%), and shared dispatch (32%). However, 73% of respondents reported experiencing difficulties with these informal methods, including payment disputes, miscommunication, and no-shows.</w:t>
      </w:r>
    </w:p>
    <w:p w:rsidR="33C56DFF" w:rsidRDefault="33C56DFF" w14:paraId="5D3752E9" w14:textId="48D02B52" w:rsidP="6E4FD539">
      <w:pPr>
        <w:jc w:val="both"/>
        <w:spacing w:before="240" w:beforeAutospacing="0" w:after="240" w:afterAutospacing="0"/>
      </w:pPr>
      <w:r/>
    </w:p>
    <w:sectPr w:rsidR="0B277C97">
      <w:docGrid w:linePitch="360"/>
      <w:pgSz w:w="11906" w:h="16838" w:orient="portrait"/>
      <w:pgMar w:left="1440" w:right="1440" w:top="1440" w:bottom="1440" w:header="720" w:footer="720" w:gutter="0"/>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font w:name="Cambria"/>
  <w:font w:name="Arial"/>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31">
    <w:multiLevelType w:val="hybridMultilevel"/>
    <w:nsid w:val="77f7e5a"/>
    <w:lvl xmlns:w="http://schemas.openxmlformats.org/wordprocessingml/2006/main" w:ilvl="0">
      <w:numFmt w:val="lowerRoman"/>
      <w:lvlText w:val="%1."/>
      <w:start w:val="1"/>
      <w:pPr>
        <w:ind w:left="720"/>
        <w:ind w:hanging="360"/>
      </w:pPr>
      <w:lvlJc w:val="right"/>
    </w:lvl>
    <w:lvl xmlns:w="http://schemas.openxmlformats.org/wordprocessingml/2006/main" w:ilvl="1">
      <w:numFmt w:val="lowerLetter"/>
      <w:lvlText w:val="%2."/>
      <w:start w:val="1"/>
      <w:pPr>
        <w:ind w:left="1440"/>
        <w:ind w:hanging="360"/>
      </w:pPr>
      <w:lvlJc w:val="left"/>
    </w:lvl>
    <w:lvl xmlns:w="http://schemas.openxmlformats.org/wordprocessingml/2006/main" w:ilvl="2">
      <w:numFmt w:val="lowerRoman"/>
      <w:lvlText w:val="%3."/>
      <w:start w:val="1"/>
      <w:pPr>
        <w:ind w:left="2160"/>
        <w:ind w:hanging="180"/>
      </w:pPr>
      <w:lvlJc w:val="right"/>
    </w:lvl>
    <w:lvl xmlns:w="http://schemas.openxmlformats.org/wordprocessingml/2006/main" w:ilvl="3">
      <w:numFmt w:val="decimal"/>
      <w:lvlText w:val="%4."/>
      <w:start w:val="1"/>
      <w:pPr>
        <w:ind w:left="2880"/>
        <w:ind w:hanging="360"/>
      </w:pPr>
      <w:lvlJc w:val="left"/>
    </w:lvl>
    <w:lvl xmlns:w="http://schemas.openxmlformats.org/wordprocessingml/2006/main" w:ilvl="4">
      <w:numFmt w:val="lowerLetter"/>
      <w:lvlText w:val="%5."/>
      <w:start w:val="1"/>
      <w:pPr>
        <w:ind w:left="3600"/>
        <w:ind w:hanging="360"/>
      </w:pPr>
      <w:lvlJc w:val="left"/>
    </w:lvl>
    <w:lvl xmlns:w="http://schemas.openxmlformats.org/wordprocessingml/2006/main" w:ilvl="5">
      <w:numFmt w:val="lowerRoman"/>
      <w:lvlText w:val="%6."/>
      <w:start w:val="1"/>
      <w:pPr>
        <w:ind w:left="4320"/>
        <w:ind w:hanging="180"/>
      </w:pPr>
      <w:lvlJc w:val="right"/>
    </w:lvl>
    <w:lvl xmlns:w="http://schemas.openxmlformats.org/wordprocessingml/2006/main" w:ilvl="6">
      <w:numFmt w:val="decimal"/>
      <w:lvlText w:val="%7."/>
      <w:start w:val="1"/>
      <w:pPr>
        <w:ind w:left="5040"/>
        <w:ind w:hanging="360"/>
      </w:pPr>
      <w:lvlJc w:val="left"/>
    </w:lvl>
    <w:lvl xmlns:w="http://schemas.openxmlformats.org/wordprocessingml/2006/main" w:ilvl="7">
      <w:numFmt w:val="lowerLetter"/>
      <w:lvlText w:val="%8."/>
      <w:start w:val="1"/>
      <w:pPr>
        <w:ind w:left="5760"/>
        <w:ind w:hanging="360"/>
      </w:pPr>
      <w:lvlJc w:val="left"/>
    </w:lvl>
    <w:lvl xmlns:w="http://schemas.openxmlformats.org/wordprocessingml/2006/main" w:ilvl="8">
      <w:numFmt w:val="lowerRoman"/>
      <w:lvlText w:val="%9."/>
      <w:start w:val="1"/>
      <w:pPr>
        <w:ind w:left="6480"/>
        <w:ind w:hanging="180"/>
      </w:pPr>
      <w:lvlJc w:val="right"/>
    </w:lvl>
  </w:abstractNum>
  <w:abstractNum w:abstractNumId="30">
    <w:multiLevelType w:val="hybridMultilevel"/>
    <w:nsid w:val="1f222fe3"/>
    <w:lvl xmlns:w="http://schemas.openxmlformats.org/wordprocessingml/2006/main" w:ilvl="0">
      <w:numFmt w:val="decimal"/>
      <w:lvlText w:val="%1."/>
      <w:start w:val="1"/>
      <w:pPr>
        <w:ind w:left="720"/>
        <w:ind w:hanging="360"/>
      </w:pPr>
      <w:lvlJc w:val="left"/>
    </w:lvl>
    <w:lvl xmlns:w="http://schemas.openxmlformats.org/wordprocessingml/2006/main" w:ilvl="1">
      <w:numFmt w:val="lowerLetter"/>
      <w:lvlText w:val="%2."/>
      <w:start w:val="1"/>
      <w:pPr>
        <w:ind w:left="1440"/>
        <w:ind w:hanging="360"/>
      </w:pPr>
      <w:lvlJc w:val="left"/>
    </w:lvl>
    <w:lvl xmlns:w="http://schemas.openxmlformats.org/wordprocessingml/2006/main" w:ilvl="2">
      <w:numFmt w:val="lowerRoman"/>
      <w:lvlText w:val="%3."/>
      <w:start w:val="1"/>
      <w:pPr>
        <w:ind w:left="2160"/>
        <w:ind w:hanging="180"/>
      </w:pPr>
      <w:lvlJc w:val="right"/>
    </w:lvl>
    <w:lvl xmlns:w="http://schemas.openxmlformats.org/wordprocessingml/2006/main" w:ilvl="3">
      <w:numFmt w:val="decimal"/>
      <w:lvlText w:val="%4."/>
      <w:start w:val="1"/>
      <w:pPr>
        <w:ind w:left="2880"/>
        <w:ind w:hanging="360"/>
      </w:pPr>
      <w:lvlJc w:val="left"/>
    </w:lvl>
    <w:lvl xmlns:w="http://schemas.openxmlformats.org/wordprocessingml/2006/main" w:ilvl="4">
      <w:numFmt w:val="lowerLetter"/>
      <w:lvlText w:val="%5."/>
      <w:start w:val="1"/>
      <w:pPr>
        <w:ind w:left="3600"/>
        <w:ind w:hanging="360"/>
      </w:pPr>
      <w:lvlJc w:val="left"/>
    </w:lvl>
    <w:lvl xmlns:w="http://schemas.openxmlformats.org/wordprocessingml/2006/main" w:ilvl="5">
      <w:numFmt w:val="lowerRoman"/>
      <w:lvlText w:val="%6."/>
      <w:start w:val="1"/>
      <w:pPr>
        <w:ind w:left="4320"/>
        <w:ind w:hanging="180"/>
      </w:pPr>
      <w:lvlJc w:val="right"/>
    </w:lvl>
    <w:lvl xmlns:w="http://schemas.openxmlformats.org/wordprocessingml/2006/main" w:ilvl="6">
      <w:numFmt w:val="decimal"/>
      <w:lvlText w:val="%7."/>
      <w:start w:val="1"/>
      <w:pPr>
        <w:ind w:left="5040"/>
        <w:ind w:hanging="360"/>
      </w:pPr>
      <w:lvlJc w:val="left"/>
    </w:lvl>
    <w:lvl xmlns:w="http://schemas.openxmlformats.org/wordprocessingml/2006/main" w:ilvl="7">
      <w:numFmt w:val="lowerLetter"/>
      <w:lvlText w:val="%8."/>
      <w:start w:val="1"/>
      <w:pPr>
        <w:ind w:left="5760"/>
        <w:ind w:hanging="360"/>
      </w:pPr>
      <w:lvlJc w:val="left"/>
    </w:lvl>
    <w:lvl xmlns:w="http://schemas.openxmlformats.org/wordprocessingml/2006/main" w:ilvl="8">
      <w:numFmt w:val="lowerRoman"/>
      <w:lvlText w:val="%9."/>
      <w:start w:val="1"/>
      <w:pPr>
        <w:ind w:left="6480"/>
        <w:ind w:hanging="180"/>
      </w:pPr>
      <w:lvlJc w:val="right"/>
    </w:lvl>
  </w:abstractNum>
  <w:abstractNum w:abstractNumId="29">
    <w:multiLevelType w:val="hybridMultilevel"/>
    <w:nsid w:val="1e6e27e3"/>
    <w:lvl xmlns:w="http://schemas.openxmlformats.org/wordprocessingml/2006/main" w:ilvl="0">
      <w:numFmt w:val="bullet"/>
      <w:lvlText w:val=""/>
      <w:start w:val="1"/>
      <w:rPr>
        <w:rFonts w:ascii="Symbol" w:hAnsi="Symbol" w:hint="default"/>
      </w:rPr>
      <w:pPr>
        <w:ind w:left="720"/>
        <w:ind w:hanging="360"/>
      </w:pPr>
      <w:lvlJc w:val="left"/>
    </w:lvl>
    <w:lvl xmlns:w="http://schemas.openxmlformats.org/wordprocessingml/2006/main" w:ilvl="1">
      <w:numFmt w:val="bullet"/>
      <w:lvlText w:val="o"/>
      <w:start w:val="1"/>
      <w:rPr>
        <w:rFonts w:ascii="Courier New" w:hAnsi="Courier New" w:hint="default"/>
      </w:rPr>
      <w:pPr>
        <w:ind w:left="1440"/>
        <w:ind w:hanging="360"/>
      </w:pPr>
      <w:lvlJc w:val="left"/>
    </w:lvl>
    <w:lvl xmlns:w="http://schemas.openxmlformats.org/wordprocessingml/2006/main" w:ilvl="2">
      <w:numFmt w:val="bullet"/>
      <w:lvlText w:val=""/>
      <w:start w:val="1"/>
      <w:rPr>
        <w:rFonts w:ascii="Wingdings" w:hAnsi="Wingdings" w:hint="default"/>
      </w:rPr>
      <w:pPr>
        <w:ind w:left="2160"/>
        <w:ind w:hanging="360"/>
      </w:pPr>
      <w:lvlJc w:val="left"/>
    </w:lvl>
    <w:lvl xmlns:w="http://schemas.openxmlformats.org/wordprocessingml/2006/main" w:ilvl="3">
      <w:numFmt w:val="bullet"/>
      <w:lvlText w:val=""/>
      <w:start w:val="1"/>
      <w:rPr>
        <w:rFonts w:ascii="Symbol" w:hAnsi="Symbol" w:hint="default"/>
      </w:rPr>
      <w:pPr>
        <w:ind w:left="2880"/>
        <w:ind w:hanging="360"/>
      </w:pPr>
      <w:lvlJc w:val="left"/>
    </w:lvl>
    <w:lvl xmlns:w="http://schemas.openxmlformats.org/wordprocessingml/2006/main" w:ilvl="4">
      <w:numFmt w:val="bullet"/>
      <w:lvlText w:val="o"/>
      <w:start w:val="1"/>
      <w:rPr>
        <w:rFonts w:ascii="Courier New" w:hAnsi="Courier New" w:hint="default"/>
      </w:rPr>
      <w:pPr>
        <w:ind w:left="3600"/>
        <w:ind w:hanging="360"/>
      </w:pPr>
      <w:lvlJc w:val="left"/>
    </w:lvl>
    <w:lvl xmlns:w="http://schemas.openxmlformats.org/wordprocessingml/2006/main" w:ilvl="5">
      <w:numFmt w:val="bullet"/>
      <w:lvlText w:val=""/>
      <w:start w:val="1"/>
      <w:rPr>
        <w:rFonts w:ascii="Wingdings" w:hAnsi="Wingdings" w:hint="default"/>
      </w:rPr>
      <w:pPr>
        <w:ind w:left="4320"/>
        <w:ind w:hanging="360"/>
      </w:pPr>
      <w:lvlJc w:val="left"/>
    </w:lvl>
    <w:lvl xmlns:w="http://schemas.openxmlformats.org/wordprocessingml/2006/main" w:ilvl="6">
      <w:numFmt w:val="bullet"/>
      <w:lvlText w:val=""/>
      <w:start w:val="1"/>
      <w:rPr>
        <w:rFonts w:ascii="Symbol" w:hAnsi="Symbol" w:hint="default"/>
      </w:rPr>
      <w:pPr>
        <w:ind w:left="5040"/>
        <w:ind w:hanging="360"/>
      </w:pPr>
      <w:lvlJc w:val="left"/>
    </w:lvl>
    <w:lvl xmlns:w="http://schemas.openxmlformats.org/wordprocessingml/2006/main" w:ilvl="7">
      <w:numFmt w:val="bullet"/>
      <w:lvlText w:val="o"/>
      <w:start w:val="1"/>
      <w:rPr>
        <w:rFonts w:ascii="Courier New" w:hAnsi="Courier New" w:hint="default"/>
      </w:rPr>
      <w:pPr>
        <w:ind w:left="5760"/>
        <w:ind w:hanging="360"/>
      </w:pPr>
      <w:lvlJc w:val="left"/>
    </w:lvl>
    <w:lvl xmlns:w="http://schemas.openxmlformats.org/wordprocessingml/2006/main" w:ilvl="8">
      <w:numFmt w:val="bullet"/>
      <w:lvlText w:val=""/>
      <w:start w:val="1"/>
      <w:rPr>
        <w:rFonts w:ascii="Wingdings" w:hAnsi="Wingdings" w:hint="default"/>
      </w:rPr>
      <w:pPr>
        <w:ind w:left="6480"/>
        <w:ind w:hanging="360"/>
      </w:pPr>
      <w:lvlJc w:val="left"/>
    </w:lvl>
  </w:abstractNum>
  <w:abstractNum w:abstractNumId="28">
    <w:multiLevelType w:val="hybridMultilevel"/>
    <w:nsid w:val="5049ae33"/>
    <w:lvl xmlns:w="http://schemas.openxmlformats.org/wordprocessingml/2006/main" w:ilvl="0">
      <w:numFmt w:val="lowerRoman"/>
      <w:lvlText w:val="%1."/>
      <w:start w:val="1"/>
      <w:pPr>
        <w:ind w:left="720"/>
        <w:ind w:hanging="360"/>
      </w:pPr>
      <w:lvlJc w:val="right"/>
    </w:lvl>
    <w:lvl xmlns:w="http://schemas.openxmlformats.org/wordprocessingml/2006/main" w:ilvl="1">
      <w:numFmt w:val="lowerLetter"/>
      <w:lvlText w:val="%2."/>
      <w:start w:val="1"/>
      <w:pPr>
        <w:ind w:left="1440"/>
        <w:ind w:hanging="360"/>
      </w:pPr>
      <w:lvlJc w:val="left"/>
    </w:lvl>
    <w:lvl xmlns:w="http://schemas.openxmlformats.org/wordprocessingml/2006/main" w:ilvl="2">
      <w:numFmt w:val="lowerRoman"/>
      <w:lvlText w:val="%3."/>
      <w:start w:val="1"/>
      <w:pPr>
        <w:ind w:left="2160"/>
        <w:ind w:hanging="180"/>
      </w:pPr>
      <w:lvlJc w:val="right"/>
    </w:lvl>
    <w:lvl xmlns:w="http://schemas.openxmlformats.org/wordprocessingml/2006/main" w:ilvl="3">
      <w:numFmt w:val="decimal"/>
      <w:lvlText w:val="%4."/>
      <w:start w:val="1"/>
      <w:pPr>
        <w:ind w:left="2880"/>
        <w:ind w:hanging="360"/>
      </w:pPr>
      <w:lvlJc w:val="left"/>
    </w:lvl>
    <w:lvl xmlns:w="http://schemas.openxmlformats.org/wordprocessingml/2006/main" w:ilvl="4">
      <w:numFmt w:val="lowerLetter"/>
      <w:lvlText w:val="%5."/>
      <w:start w:val="1"/>
      <w:pPr>
        <w:ind w:left="3600"/>
        <w:ind w:hanging="360"/>
      </w:pPr>
      <w:lvlJc w:val="left"/>
    </w:lvl>
    <w:lvl xmlns:w="http://schemas.openxmlformats.org/wordprocessingml/2006/main" w:ilvl="5">
      <w:numFmt w:val="lowerRoman"/>
      <w:lvlText w:val="%6."/>
      <w:start w:val="1"/>
      <w:pPr>
        <w:ind w:left="4320"/>
        <w:ind w:hanging="180"/>
      </w:pPr>
      <w:lvlJc w:val="right"/>
    </w:lvl>
    <w:lvl xmlns:w="http://schemas.openxmlformats.org/wordprocessingml/2006/main" w:ilvl="6">
      <w:numFmt w:val="decimal"/>
      <w:lvlText w:val="%7."/>
      <w:start w:val="1"/>
      <w:pPr>
        <w:ind w:left="5040"/>
        <w:ind w:hanging="360"/>
      </w:pPr>
      <w:lvlJc w:val="left"/>
    </w:lvl>
    <w:lvl xmlns:w="http://schemas.openxmlformats.org/wordprocessingml/2006/main" w:ilvl="7">
      <w:numFmt w:val="lowerLetter"/>
      <w:lvlText w:val="%8."/>
      <w:start w:val="1"/>
      <w:pPr>
        <w:ind w:left="5760"/>
        <w:ind w:hanging="360"/>
      </w:pPr>
      <w:lvlJc w:val="left"/>
    </w:lvl>
    <w:lvl xmlns:w="http://schemas.openxmlformats.org/wordprocessingml/2006/main" w:ilvl="8">
      <w:numFmt w:val="lowerRoman"/>
      <w:lvlText w:val="%9."/>
      <w:start w:val="1"/>
      <w:pPr>
        <w:ind w:left="6480"/>
        <w:ind w:hanging="180"/>
      </w:pPr>
      <w:lvlJc w:val="right"/>
    </w:lvl>
  </w:abstractNum>
  <w:abstractNum w:abstractNumId="27">
    <w:multiLevelType w:val="hybridMultilevel"/>
    <w:nsid w:val="405a2cb"/>
    <w:lvl xmlns:w="http://schemas.openxmlformats.org/wordprocessingml/2006/main" w:ilvl="0">
      <w:numFmt w:val="bullet"/>
      <w:lvlText w:val=""/>
      <w:start w:val="1"/>
      <w:rPr>
        <w:rFonts w:ascii="Symbol" w:hAnsi="Symbol" w:hint="default"/>
      </w:rPr>
      <w:pPr>
        <w:ind w:left="720"/>
        <w:ind w:hanging="360"/>
      </w:pPr>
      <w:lvlJc w:val="left"/>
    </w:lvl>
    <w:lvl xmlns:w="http://schemas.openxmlformats.org/wordprocessingml/2006/main" w:ilvl="1">
      <w:numFmt w:val="bullet"/>
      <w:lvlText w:val="o"/>
      <w:start w:val="1"/>
      <w:rPr>
        <w:rFonts w:ascii="Courier New" w:hAnsi="Courier New" w:hint="default"/>
      </w:rPr>
      <w:pPr>
        <w:ind w:left="1440"/>
        <w:ind w:hanging="360"/>
      </w:pPr>
      <w:lvlJc w:val="left"/>
    </w:lvl>
    <w:lvl xmlns:w="http://schemas.openxmlformats.org/wordprocessingml/2006/main" w:ilvl="2">
      <w:numFmt w:val="bullet"/>
      <w:lvlText w:val=""/>
      <w:start w:val="1"/>
      <w:rPr>
        <w:rFonts w:ascii="Wingdings" w:hAnsi="Wingdings" w:hint="default"/>
      </w:rPr>
      <w:pPr>
        <w:ind w:left="2160"/>
        <w:ind w:hanging="360"/>
      </w:pPr>
      <w:lvlJc w:val="left"/>
    </w:lvl>
    <w:lvl xmlns:w="http://schemas.openxmlformats.org/wordprocessingml/2006/main" w:ilvl="3">
      <w:numFmt w:val="bullet"/>
      <w:lvlText w:val=""/>
      <w:start w:val="1"/>
      <w:rPr>
        <w:rFonts w:ascii="Symbol" w:hAnsi="Symbol" w:hint="default"/>
      </w:rPr>
      <w:pPr>
        <w:ind w:left="2880"/>
        <w:ind w:hanging="360"/>
      </w:pPr>
      <w:lvlJc w:val="left"/>
    </w:lvl>
    <w:lvl xmlns:w="http://schemas.openxmlformats.org/wordprocessingml/2006/main" w:ilvl="4">
      <w:numFmt w:val="bullet"/>
      <w:lvlText w:val="o"/>
      <w:start w:val="1"/>
      <w:rPr>
        <w:rFonts w:ascii="Courier New" w:hAnsi="Courier New" w:hint="default"/>
      </w:rPr>
      <w:pPr>
        <w:ind w:left="3600"/>
        <w:ind w:hanging="360"/>
      </w:pPr>
      <w:lvlJc w:val="left"/>
    </w:lvl>
    <w:lvl xmlns:w="http://schemas.openxmlformats.org/wordprocessingml/2006/main" w:ilvl="5">
      <w:numFmt w:val="bullet"/>
      <w:lvlText w:val=""/>
      <w:start w:val="1"/>
      <w:rPr>
        <w:rFonts w:ascii="Wingdings" w:hAnsi="Wingdings" w:hint="default"/>
      </w:rPr>
      <w:pPr>
        <w:ind w:left="4320"/>
        <w:ind w:hanging="360"/>
      </w:pPr>
      <w:lvlJc w:val="left"/>
    </w:lvl>
    <w:lvl xmlns:w="http://schemas.openxmlformats.org/wordprocessingml/2006/main" w:ilvl="6">
      <w:numFmt w:val="bullet"/>
      <w:lvlText w:val=""/>
      <w:start w:val="1"/>
      <w:rPr>
        <w:rFonts w:ascii="Symbol" w:hAnsi="Symbol" w:hint="default"/>
      </w:rPr>
      <w:pPr>
        <w:ind w:left="5040"/>
        <w:ind w:hanging="360"/>
      </w:pPr>
      <w:lvlJc w:val="left"/>
    </w:lvl>
    <w:lvl xmlns:w="http://schemas.openxmlformats.org/wordprocessingml/2006/main" w:ilvl="7">
      <w:numFmt w:val="bullet"/>
      <w:lvlText w:val="o"/>
      <w:start w:val="1"/>
      <w:rPr>
        <w:rFonts w:ascii="Courier New" w:hAnsi="Courier New" w:hint="default"/>
      </w:rPr>
      <w:pPr>
        <w:ind w:left="5760"/>
        <w:ind w:hanging="360"/>
      </w:pPr>
      <w:lvlJc w:val="left"/>
    </w:lvl>
    <w:lvl xmlns:w="http://schemas.openxmlformats.org/wordprocessingml/2006/main" w:ilvl="8">
      <w:numFmt w:val="bullet"/>
      <w:lvlText w:val=""/>
      <w:start w:val="1"/>
      <w:rPr>
        <w:rFonts w:ascii="Wingdings" w:hAnsi="Wingdings" w:hint="default"/>
      </w:rPr>
      <w:pPr>
        <w:ind w:left="6480"/>
        <w:ind w:hanging="360"/>
      </w:pPr>
      <w:lvlJc w:val="left"/>
    </w:lvl>
  </w:abstractNum>
  <w:abstractNum w:abstractNumId="26">
    <w:multiLevelType w:val="hybridMultilevel"/>
    <w:nsid w:val="1b5306c5"/>
    <w:lvl xmlns:w="http://schemas.openxmlformats.org/wordprocessingml/2006/main" w:ilvl="0">
      <w:numFmt w:val="lowerRoman"/>
      <w:lvlText w:val="%1."/>
      <w:start w:val="1"/>
      <w:pPr>
        <w:ind w:left="720"/>
        <w:ind w:hanging="360"/>
      </w:pPr>
      <w:lvlJc w:val="right"/>
    </w:lvl>
    <w:lvl xmlns:w="http://schemas.openxmlformats.org/wordprocessingml/2006/main" w:ilvl="1">
      <w:numFmt w:val="lowerLetter"/>
      <w:lvlText w:val="%2."/>
      <w:start w:val="1"/>
      <w:pPr>
        <w:ind w:left="1440"/>
        <w:ind w:hanging="360"/>
      </w:pPr>
      <w:lvlJc w:val="left"/>
    </w:lvl>
    <w:lvl xmlns:w="http://schemas.openxmlformats.org/wordprocessingml/2006/main" w:ilvl="2">
      <w:numFmt w:val="lowerRoman"/>
      <w:lvlText w:val="%3."/>
      <w:start w:val="1"/>
      <w:pPr>
        <w:ind w:left="2160"/>
        <w:ind w:hanging="180"/>
      </w:pPr>
      <w:lvlJc w:val="right"/>
    </w:lvl>
    <w:lvl xmlns:w="http://schemas.openxmlformats.org/wordprocessingml/2006/main" w:ilvl="3">
      <w:numFmt w:val="decimal"/>
      <w:lvlText w:val="%4."/>
      <w:start w:val="1"/>
      <w:pPr>
        <w:ind w:left="2880"/>
        <w:ind w:hanging="360"/>
      </w:pPr>
      <w:lvlJc w:val="left"/>
    </w:lvl>
    <w:lvl xmlns:w="http://schemas.openxmlformats.org/wordprocessingml/2006/main" w:ilvl="4">
      <w:numFmt w:val="lowerLetter"/>
      <w:lvlText w:val="%5."/>
      <w:start w:val="1"/>
      <w:pPr>
        <w:ind w:left="3600"/>
        <w:ind w:hanging="360"/>
      </w:pPr>
      <w:lvlJc w:val="left"/>
    </w:lvl>
    <w:lvl xmlns:w="http://schemas.openxmlformats.org/wordprocessingml/2006/main" w:ilvl="5">
      <w:numFmt w:val="lowerRoman"/>
      <w:lvlText w:val="%6."/>
      <w:start w:val="1"/>
      <w:pPr>
        <w:ind w:left="4320"/>
        <w:ind w:hanging="180"/>
      </w:pPr>
      <w:lvlJc w:val="right"/>
    </w:lvl>
    <w:lvl xmlns:w="http://schemas.openxmlformats.org/wordprocessingml/2006/main" w:ilvl="6">
      <w:numFmt w:val="decimal"/>
      <w:lvlText w:val="%7."/>
      <w:start w:val="1"/>
      <w:pPr>
        <w:ind w:left="5040"/>
        <w:ind w:hanging="360"/>
      </w:pPr>
      <w:lvlJc w:val="left"/>
    </w:lvl>
    <w:lvl xmlns:w="http://schemas.openxmlformats.org/wordprocessingml/2006/main" w:ilvl="7">
      <w:numFmt w:val="lowerLetter"/>
      <w:lvlText w:val="%8."/>
      <w:start w:val="1"/>
      <w:pPr>
        <w:ind w:left="5760"/>
        <w:ind w:hanging="360"/>
      </w:pPr>
      <w:lvlJc w:val="left"/>
    </w:lvl>
    <w:lvl xmlns:w="http://schemas.openxmlformats.org/wordprocessingml/2006/main" w:ilvl="8">
      <w:numFmt w:val="lowerRoman"/>
      <w:lvlText w:val="%9."/>
      <w:start w:val="1"/>
      <w:pPr>
        <w:ind w:left="6480"/>
        <w:ind w:hanging="180"/>
      </w:pPr>
      <w:lvlJc w:val="right"/>
    </w:lvl>
  </w:abstractNum>
  <w:abstractNum w:abstractNumId="25">
    <w:multiLevelType w:val="hybridMultilevel"/>
    <w:nsid w:val="2ae6b2b0"/>
    <w:lvl xmlns:w="http://schemas.openxmlformats.org/wordprocessingml/2006/main" w:ilvl="0">
      <w:numFmt w:val="bullet"/>
      <w:lvlText w:val=""/>
      <w:start w:val="1"/>
      <w:rPr>
        <w:rFonts w:ascii="Symbol" w:hAnsi="Symbol" w:hint="default"/>
      </w:rPr>
      <w:pPr>
        <w:ind w:left="720"/>
        <w:ind w:hanging="360"/>
      </w:pPr>
      <w:lvlJc w:val="left"/>
    </w:lvl>
    <w:lvl xmlns:w="http://schemas.openxmlformats.org/wordprocessingml/2006/main" w:ilvl="1">
      <w:numFmt w:val="bullet"/>
      <w:lvlText w:val="o"/>
      <w:start w:val="1"/>
      <w:rPr>
        <w:rFonts w:ascii="Courier New" w:hAnsi="Courier New" w:hint="default"/>
      </w:rPr>
      <w:pPr>
        <w:ind w:left="1440"/>
        <w:ind w:hanging="360"/>
      </w:pPr>
      <w:lvlJc w:val="left"/>
    </w:lvl>
    <w:lvl xmlns:w="http://schemas.openxmlformats.org/wordprocessingml/2006/main" w:ilvl="2">
      <w:numFmt w:val="bullet"/>
      <w:lvlText w:val=""/>
      <w:start w:val="1"/>
      <w:rPr>
        <w:rFonts w:ascii="Wingdings" w:hAnsi="Wingdings" w:hint="default"/>
      </w:rPr>
      <w:pPr>
        <w:ind w:left="2160"/>
        <w:ind w:hanging="360"/>
      </w:pPr>
      <w:lvlJc w:val="left"/>
    </w:lvl>
    <w:lvl xmlns:w="http://schemas.openxmlformats.org/wordprocessingml/2006/main" w:ilvl="3">
      <w:numFmt w:val="bullet"/>
      <w:lvlText w:val=""/>
      <w:start w:val="1"/>
      <w:rPr>
        <w:rFonts w:ascii="Symbol" w:hAnsi="Symbol" w:hint="default"/>
      </w:rPr>
      <w:pPr>
        <w:ind w:left="2880"/>
        <w:ind w:hanging="360"/>
      </w:pPr>
      <w:lvlJc w:val="left"/>
    </w:lvl>
    <w:lvl xmlns:w="http://schemas.openxmlformats.org/wordprocessingml/2006/main" w:ilvl="4">
      <w:numFmt w:val="bullet"/>
      <w:lvlText w:val="o"/>
      <w:start w:val="1"/>
      <w:rPr>
        <w:rFonts w:ascii="Courier New" w:hAnsi="Courier New" w:hint="default"/>
      </w:rPr>
      <w:pPr>
        <w:ind w:left="3600"/>
        <w:ind w:hanging="360"/>
      </w:pPr>
      <w:lvlJc w:val="left"/>
    </w:lvl>
    <w:lvl xmlns:w="http://schemas.openxmlformats.org/wordprocessingml/2006/main" w:ilvl="5">
      <w:numFmt w:val="bullet"/>
      <w:lvlText w:val=""/>
      <w:start w:val="1"/>
      <w:rPr>
        <w:rFonts w:ascii="Wingdings" w:hAnsi="Wingdings" w:hint="default"/>
      </w:rPr>
      <w:pPr>
        <w:ind w:left="4320"/>
        <w:ind w:hanging="360"/>
      </w:pPr>
      <w:lvlJc w:val="left"/>
    </w:lvl>
    <w:lvl xmlns:w="http://schemas.openxmlformats.org/wordprocessingml/2006/main" w:ilvl="6">
      <w:numFmt w:val="bullet"/>
      <w:lvlText w:val=""/>
      <w:start w:val="1"/>
      <w:rPr>
        <w:rFonts w:ascii="Symbol" w:hAnsi="Symbol" w:hint="default"/>
      </w:rPr>
      <w:pPr>
        <w:ind w:left="5040"/>
        <w:ind w:hanging="360"/>
      </w:pPr>
      <w:lvlJc w:val="left"/>
    </w:lvl>
    <w:lvl xmlns:w="http://schemas.openxmlformats.org/wordprocessingml/2006/main" w:ilvl="7">
      <w:numFmt w:val="bullet"/>
      <w:lvlText w:val="o"/>
      <w:start w:val="1"/>
      <w:rPr>
        <w:rFonts w:ascii="Courier New" w:hAnsi="Courier New" w:hint="default"/>
      </w:rPr>
      <w:pPr>
        <w:ind w:left="5760"/>
        <w:ind w:hanging="360"/>
      </w:pPr>
      <w:lvlJc w:val="left"/>
    </w:lvl>
    <w:lvl xmlns:w="http://schemas.openxmlformats.org/wordprocessingml/2006/main" w:ilvl="8">
      <w:numFmt w:val="bullet"/>
      <w:lvlText w:val=""/>
      <w:start w:val="1"/>
      <w:rPr>
        <w:rFonts w:ascii="Wingdings" w:hAnsi="Wingdings" w:hint="default"/>
      </w:rPr>
      <w:pPr>
        <w:ind w:left="6480"/>
        <w:ind w:hanging="360"/>
      </w:pPr>
      <w:lvlJc w:val="left"/>
    </w:lvl>
  </w:abstractNum>
  <w:abstractNum w:abstractNumId="24">
    <w:multiLevelType w:val="hybridMultilevel"/>
    <w:nsid w:val="35249f90"/>
    <w:lvl xmlns:w="http://schemas.openxmlformats.org/wordprocessingml/2006/main" w:ilvl="0">
      <w:numFmt w:val="decimal"/>
      <w:lvlText w:val="%1."/>
      <w:start w:val="1"/>
      <w:pPr>
        <w:ind w:left="720"/>
        <w:ind w:hanging="360"/>
      </w:pPr>
      <w:lvlJc w:val="left"/>
    </w:lvl>
    <w:lvl xmlns:w="http://schemas.openxmlformats.org/wordprocessingml/2006/main" w:ilvl="1">
      <w:numFmt w:val="lowerLetter"/>
      <w:lvlText w:val="%2."/>
      <w:start w:val="1"/>
      <w:pPr>
        <w:ind w:left="1440"/>
        <w:ind w:hanging="360"/>
      </w:pPr>
      <w:lvlJc w:val="left"/>
    </w:lvl>
    <w:lvl xmlns:w="http://schemas.openxmlformats.org/wordprocessingml/2006/main" w:ilvl="2">
      <w:numFmt w:val="lowerRoman"/>
      <w:lvlText w:val="%3."/>
      <w:start w:val="1"/>
      <w:pPr>
        <w:ind w:left="2160"/>
        <w:ind w:hanging="180"/>
      </w:pPr>
      <w:lvlJc w:val="right"/>
    </w:lvl>
    <w:lvl xmlns:w="http://schemas.openxmlformats.org/wordprocessingml/2006/main" w:ilvl="3">
      <w:numFmt w:val="decimal"/>
      <w:lvlText w:val="%4."/>
      <w:start w:val="1"/>
      <w:pPr>
        <w:ind w:left="2880"/>
        <w:ind w:hanging="360"/>
      </w:pPr>
      <w:lvlJc w:val="left"/>
    </w:lvl>
    <w:lvl xmlns:w="http://schemas.openxmlformats.org/wordprocessingml/2006/main" w:ilvl="4">
      <w:numFmt w:val="lowerLetter"/>
      <w:lvlText w:val="%5."/>
      <w:start w:val="1"/>
      <w:pPr>
        <w:ind w:left="3600"/>
        <w:ind w:hanging="360"/>
      </w:pPr>
      <w:lvlJc w:val="left"/>
    </w:lvl>
    <w:lvl xmlns:w="http://schemas.openxmlformats.org/wordprocessingml/2006/main" w:ilvl="5">
      <w:numFmt w:val="lowerRoman"/>
      <w:lvlText w:val="%6."/>
      <w:start w:val="1"/>
      <w:pPr>
        <w:ind w:left="4320"/>
        <w:ind w:hanging="180"/>
      </w:pPr>
      <w:lvlJc w:val="right"/>
    </w:lvl>
    <w:lvl xmlns:w="http://schemas.openxmlformats.org/wordprocessingml/2006/main" w:ilvl="6">
      <w:numFmt w:val="decimal"/>
      <w:lvlText w:val="%7."/>
      <w:start w:val="1"/>
      <w:pPr>
        <w:ind w:left="5040"/>
        <w:ind w:hanging="360"/>
      </w:pPr>
      <w:lvlJc w:val="left"/>
    </w:lvl>
    <w:lvl xmlns:w="http://schemas.openxmlformats.org/wordprocessingml/2006/main" w:ilvl="7">
      <w:numFmt w:val="lowerLetter"/>
      <w:lvlText w:val="%8."/>
      <w:start w:val="1"/>
      <w:pPr>
        <w:ind w:left="5760"/>
        <w:ind w:hanging="360"/>
      </w:pPr>
      <w:lvlJc w:val="left"/>
    </w:lvl>
    <w:lvl xmlns:w="http://schemas.openxmlformats.org/wordprocessingml/2006/main" w:ilvl="8">
      <w:numFmt w:val="lowerRoman"/>
      <w:lvlText w:val="%9."/>
      <w:start w:val="1"/>
      <w:pPr>
        <w:ind w:left="6480"/>
        <w:ind w:hanging="180"/>
      </w:pPr>
      <w:lvlJc w:val="right"/>
    </w:lvl>
  </w:abstractNum>
  <w:abstractNum w:abstractNumId="23">
    <w:multiLevelType w:val="hybridMultilevel"/>
    <w:nsid w:val="e544e19"/>
    <w:lvl xmlns:w="http://schemas.openxmlformats.org/wordprocessingml/2006/main" w:ilvl="0">
      <w:numFmt w:val="lowerRoman"/>
      <w:lvlText w:val="%1."/>
      <w:start w:val="1"/>
      <w:pPr>
        <w:ind w:left="720"/>
        <w:ind w:hanging="360"/>
      </w:pPr>
      <w:lvlJc w:val="right"/>
    </w:lvl>
    <w:lvl xmlns:w="http://schemas.openxmlformats.org/wordprocessingml/2006/main" w:ilvl="1">
      <w:numFmt w:val="lowerLetter"/>
      <w:lvlText w:val="%2."/>
      <w:start w:val="1"/>
      <w:pPr>
        <w:ind w:left="1440"/>
        <w:ind w:hanging="360"/>
      </w:pPr>
      <w:lvlJc w:val="left"/>
    </w:lvl>
    <w:lvl xmlns:w="http://schemas.openxmlformats.org/wordprocessingml/2006/main" w:ilvl="2">
      <w:numFmt w:val="lowerRoman"/>
      <w:lvlText w:val="%3."/>
      <w:start w:val="1"/>
      <w:pPr>
        <w:ind w:left="2160"/>
        <w:ind w:hanging="180"/>
      </w:pPr>
      <w:lvlJc w:val="right"/>
    </w:lvl>
    <w:lvl xmlns:w="http://schemas.openxmlformats.org/wordprocessingml/2006/main" w:ilvl="3">
      <w:numFmt w:val="decimal"/>
      <w:lvlText w:val="%4."/>
      <w:start w:val="1"/>
      <w:pPr>
        <w:ind w:left="2880"/>
        <w:ind w:hanging="360"/>
      </w:pPr>
      <w:lvlJc w:val="left"/>
    </w:lvl>
    <w:lvl xmlns:w="http://schemas.openxmlformats.org/wordprocessingml/2006/main" w:ilvl="4">
      <w:numFmt w:val="lowerLetter"/>
      <w:lvlText w:val="%5."/>
      <w:start w:val="1"/>
      <w:pPr>
        <w:ind w:left="3600"/>
        <w:ind w:hanging="360"/>
      </w:pPr>
      <w:lvlJc w:val="left"/>
    </w:lvl>
    <w:lvl xmlns:w="http://schemas.openxmlformats.org/wordprocessingml/2006/main" w:ilvl="5">
      <w:numFmt w:val="lowerRoman"/>
      <w:lvlText w:val="%6."/>
      <w:start w:val="1"/>
      <w:pPr>
        <w:ind w:left="4320"/>
        <w:ind w:hanging="180"/>
      </w:pPr>
      <w:lvlJc w:val="right"/>
    </w:lvl>
    <w:lvl xmlns:w="http://schemas.openxmlformats.org/wordprocessingml/2006/main" w:ilvl="6">
      <w:numFmt w:val="decimal"/>
      <w:lvlText w:val="%7."/>
      <w:start w:val="1"/>
      <w:pPr>
        <w:ind w:left="5040"/>
        <w:ind w:hanging="360"/>
      </w:pPr>
      <w:lvlJc w:val="left"/>
    </w:lvl>
    <w:lvl xmlns:w="http://schemas.openxmlformats.org/wordprocessingml/2006/main" w:ilvl="7">
      <w:numFmt w:val="lowerLetter"/>
      <w:lvlText w:val="%8."/>
      <w:start w:val="1"/>
      <w:pPr>
        <w:ind w:left="5760"/>
        <w:ind w:hanging="360"/>
      </w:pPr>
      <w:lvlJc w:val="left"/>
    </w:lvl>
    <w:lvl xmlns:w="http://schemas.openxmlformats.org/wordprocessingml/2006/main" w:ilvl="8">
      <w:numFmt w:val="lowerRoman"/>
      <w:lvlText w:val="%9."/>
      <w:start w:val="1"/>
      <w:pPr>
        <w:ind w:left="6480"/>
        <w:ind w:hanging="180"/>
      </w:pPr>
      <w:lvlJc w:val="right"/>
    </w:lvl>
  </w:abstractNum>
  <w:abstractNum w:abstractNumId="22">
    <w:multiLevelType w:val="hybridMultilevel"/>
    <w:nsid w:val="25468f47"/>
    <w:lvl xmlns:w="http://schemas.openxmlformats.org/wordprocessingml/2006/main" w:ilvl="0">
      <w:numFmt w:val="bullet"/>
      <w:lvlText w:val=""/>
      <w:start w:val="1"/>
      <w:rPr>
        <w:rFonts w:ascii="Symbol" w:hAnsi="Symbol" w:hint="default"/>
      </w:rPr>
      <w:pPr>
        <w:ind w:left="720"/>
        <w:ind w:hanging="360"/>
      </w:pPr>
      <w:lvlJc w:val="left"/>
    </w:lvl>
    <w:lvl xmlns:w="http://schemas.openxmlformats.org/wordprocessingml/2006/main" w:ilvl="1">
      <w:numFmt w:val="bullet"/>
      <w:lvlText w:val="o"/>
      <w:start w:val="1"/>
      <w:rPr>
        <w:rFonts w:ascii="Courier New" w:hAnsi="Courier New" w:hint="default"/>
      </w:rPr>
      <w:pPr>
        <w:ind w:left="1440"/>
        <w:ind w:hanging="360"/>
      </w:pPr>
      <w:lvlJc w:val="left"/>
    </w:lvl>
    <w:lvl xmlns:w="http://schemas.openxmlformats.org/wordprocessingml/2006/main" w:ilvl="2">
      <w:numFmt w:val="bullet"/>
      <w:lvlText w:val=""/>
      <w:start w:val="1"/>
      <w:rPr>
        <w:rFonts w:ascii="Wingdings" w:hAnsi="Wingdings" w:hint="default"/>
      </w:rPr>
      <w:pPr>
        <w:ind w:left="2160"/>
        <w:ind w:hanging="360"/>
      </w:pPr>
      <w:lvlJc w:val="left"/>
    </w:lvl>
    <w:lvl xmlns:w="http://schemas.openxmlformats.org/wordprocessingml/2006/main" w:ilvl="3">
      <w:numFmt w:val="bullet"/>
      <w:lvlText w:val=""/>
      <w:start w:val="1"/>
      <w:rPr>
        <w:rFonts w:ascii="Symbol" w:hAnsi="Symbol" w:hint="default"/>
      </w:rPr>
      <w:pPr>
        <w:ind w:left="2880"/>
        <w:ind w:hanging="360"/>
      </w:pPr>
      <w:lvlJc w:val="left"/>
    </w:lvl>
    <w:lvl xmlns:w="http://schemas.openxmlformats.org/wordprocessingml/2006/main" w:ilvl="4">
      <w:numFmt w:val="bullet"/>
      <w:lvlText w:val="o"/>
      <w:start w:val="1"/>
      <w:rPr>
        <w:rFonts w:ascii="Courier New" w:hAnsi="Courier New" w:hint="default"/>
      </w:rPr>
      <w:pPr>
        <w:ind w:left="3600"/>
        <w:ind w:hanging="360"/>
      </w:pPr>
      <w:lvlJc w:val="left"/>
    </w:lvl>
    <w:lvl xmlns:w="http://schemas.openxmlformats.org/wordprocessingml/2006/main" w:ilvl="5">
      <w:numFmt w:val="bullet"/>
      <w:lvlText w:val=""/>
      <w:start w:val="1"/>
      <w:rPr>
        <w:rFonts w:ascii="Wingdings" w:hAnsi="Wingdings" w:hint="default"/>
      </w:rPr>
      <w:pPr>
        <w:ind w:left="4320"/>
        <w:ind w:hanging="360"/>
      </w:pPr>
      <w:lvlJc w:val="left"/>
    </w:lvl>
    <w:lvl xmlns:w="http://schemas.openxmlformats.org/wordprocessingml/2006/main" w:ilvl="6">
      <w:numFmt w:val="bullet"/>
      <w:lvlText w:val=""/>
      <w:start w:val="1"/>
      <w:rPr>
        <w:rFonts w:ascii="Symbol" w:hAnsi="Symbol" w:hint="default"/>
      </w:rPr>
      <w:pPr>
        <w:ind w:left="5040"/>
        <w:ind w:hanging="360"/>
      </w:pPr>
      <w:lvlJc w:val="left"/>
    </w:lvl>
    <w:lvl xmlns:w="http://schemas.openxmlformats.org/wordprocessingml/2006/main" w:ilvl="7">
      <w:numFmt w:val="bullet"/>
      <w:lvlText w:val="o"/>
      <w:start w:val="1"/>
      <w:rPr>
        <w:rFonts w:ascii="Courier New" w:hAnsi="Courier New" w:hint="default"/>
      </w:rPr>
      <w:pPr>
        <w:ind w:left="5760"/>
        <w:ind w:hanging="360"/>
      </w:pPr>
      <w:lvlJc w:val="left"/>
    </w:lvl>
    <w:lvl xmlns:w="http://schemas.openxmlformats.org/wordprocessingml/2006/main" w:ilvl="8">
      <w:numFmt w:val="bullet"/>
      <w:lvlText w:val=""/>
      <w:start w:val="1"/>
      <w:rPr>
        <w:rFonts w:ascii="Wingdings" w:hAnsi="Wingdings" w:hint="default"/>
      </w:rPr>
      <w:pPr>
        <w:ind w:left="6480"/>
        <w:ind w:hanging="360"/>
      </w:pPr>
      <w:lvlJc w:val="left"/>
    </w:lvl>
  </w:abstractNum>
  <w:abstractNum w:abstractNumId="21">
    <w:multiLevelType w:val="hybridMultilevel"/>
    <w:nsid w:val="41ccdcdc"/>
    <w:lvl xmlns:w="http://schemas.openxmlformats.org/wordprocessingml/2006/main" w:ilvl="0">
      <w:numFmt w:val="lowerRoman"/>
      <w:lvlText w:val="%1."/>
      <w:start w:val="1"/>
      <w:pPr>
        <w:ind w:left="720"/>
        <w:ind w:hanging="360"/>
      </w:pPr>
      <w:lvlJc w:val="right"/>
    </w:lvl>
    <w:lvl xmlns:w="http://schemas.openxmlformats.org/wordprocessingml/2006/main" w:ilvl="1">
      <w:numFmt w:val="lowerLetter"/>
      <w:lvlText w:val="%2."/>
      <w:start w:val="1"/>
      <w:pPr>
        <w:ind w:left="1440"/>
        <w:ind w:hanging="360"/>
      </w:pPr>
      <w:lvlJc w:val="left"/>
    </w:lvl>
    <w:lvl xmlns:w="http://schemas.openxmlformats.org/wordprocessingml/2006/main" w:ilvl="2">
      <w:numFmt w:val="lowerRoman"/>
      <w:lvlText w:val="%3."/>
      <w:start w:val="1"/>
      <w:pPr>
        <w:ind w:left="2160"/>
        <w:ind w:hanging="180"/>
      </w:pPr>
      <w:lvlJc w:val="right"/>
    </w:lvl>
    <w:lvl xmlns:w="http://schemas.openxmlformats.org/wordprocessingml/2006/main" w:ilvl="3">
      <w:numFmt w:val="decimal"/>
      <w:lvlText w:val="%4."/>
      <w:start w:val="1"/>
      <w:pPr>
        <w:ind w:left="2880"/>
        <w:ind w:hanging="360"/>
      </w:pPr>
      <w:lvlJc w:val="left"/>
    </w:lvl>
    <w:lvl xmlns:w="http://schemas.openxmlformats.org/wordprocessingml/2006/main" w:ilvl="4">
      <w:numFmt w:val="lowerLetter"/>
      <w:lvlText w:val="%5."/>
      <w:start w:val="1"/>
      <w:pPr>
        <w:ind w:left="3600"/>
        <w:ind w:hanging="360"/>
      </w:pPr>
      <w:lvlJc w:val="left"/>
    </w:lvl>
    <w:lvl xmlns:w="http://schemas.openxmlformats.org/wordprocessingml/2006/main" w:ilvl="5">
      <w:numFmt w:val="lowerRoman"/>
      <w:lvlText w:val="%6."/>
      <w:start w:val="1"/>
      <w:pPr>
        <w:ind w:left="4320"/>
        <w:ind w:hanging="180"/>
      </w:pPr>
      <w:lvlJc w:val="right"/>
    </w:lvl>
    <w:lvl xmlns:w="http://schemas.openxmlformats.org/wordprocessingml/2006/main" w:ilvl="6">
      <w:numFmt w:val="decimal"/>
      <w:lvlText w:val="%7."/>
      <w:start w:val="1"/>
      <w:pPr>
        <w:ind w:left="5040"/>
        <w:ind w:hanging="360"/>
      </w:pPr>
      <w:lvlJc w:val="left"/>
    </w:lvl>
    <w:lvl xmlns:w="http://schemas.openxmlformats.org/wordprocessingml/2006/main" w:ilvl="7">
      <w:numFmt w:val="lowerLetter"/>
      <w:lvlText w:val="%8."/>
      <w:start w:val="1"/>
      <w:pPr>
        <w:ind w:left="5760"/>
        <w:ind w:hanging="360"/>
      </w:pPr>
      <w:lvlJc w:val="left"/>
    </w:lvl>
    <w:lvl xmlns:w="http://schemas.openxmlformats.org/wordprocessingml/2006/main" w:ilvl="8">
      <w:numFmt w:val="lowerRoman"/>
      <w:lvlText w:val="%9."/>
      <w:start w:val="1"/>
      <w:pPr>
        <w:ind w:left="6480"/>
        <w:ind w:hanging="180"/>
      </w:pPr>
      <w:lvlJc w:val="right"/>
    </w:lvl>
  </w:abstractNum>
  <w:abstractNum w:abstractNumId="20">
    <w:multiLevelType w:val="hybridMultilevel"/>
    <w:nsid w:val="23aa309a"/>
    <w:lvl xmlns:w="http://schemas.openxmlformats.org/wordprocessingml/2006/main" w:ilvl="0">
      <w:numFmt w:val="bullet"/>
      <w:lvlText w:val=""/>
      <w:start w:val="1"/>
      <w:rPr>
        <w:rFonts w:ascii="Symbol" w:hAnsi="Symbol" w:hint="default"/>
      </w:rPr>
      <w:pPr>
        <w:ind w:left="720"/>
        <w:ind w:hanging="360"/>
      </w:pPr>
      <w:lvlJc w:val="left"/>
    </w:lvl>
    <w:lvl xmlns:w="http://schemas.openxmlformats.org/wordprocessingml/2006/main" w:ilvl="1">
      <w:numFmt w:val="bullet"/>
      <w:lvlText w:val="o"/>
      <w:start w:val="1"/>
      <w:rPr>
        <w:rFonts w:ascii="Courier New" w:hAnsi="Courier New" w:hint="default"/>
      </w:rPr>
      <w:pPr>
        <w:ind w:left="1440"/>
        <w:ind w:hanging="360"/>
      </w:pPr>
      <w:lvlJc w:val="left"/>
    </w:lvl>
    <w:lvl xmlns:w="http://schemas.openxmlformats.org/wordprocessingml/2006/main" w:ilvl="2">
      <w:numFmt w:val="bullet"/>
      <w:lvlText w:val=""/>
      <w:start w:val="1"/>
      <w:rPr>
        <w:rFonts w:ascii="Wingdings" w:hAnsi="Wingdings" w:hint="default"/>
      </w:rPr>
      <w:pPr>
        <w:ind w:left="2160"/>
        <w:ind w:hanging="360"/>
      </w:pPr>
      <w:lvlJc w:val="left"/>
    </w:lvl>
    <w:lvl xmlns:w="http://schemas.openxmlformats.org/wordprocessingml/2006/main" w:ilvl="3">
      <w:numFmt w:val="bullet"/>
      <w:lvlText w:val=""/>
      <w:start w:val="1"/>
      <w:rPr>
        <w:rFonts w:ascii="Symbol" w:hAnsi="Symbol" w:hint="default"/>
      </w:rPr>
      <w:pPr>
        <w:ind w:left="2880"/>
        <w:ind w:hanging="360"/>
      </w:pPr>
      <w:lvlJc w:val="left"/>
    </w:lvl>
    <w:lvl xmlns:w="http://schemas.openxmlformats.org/wordprocessingml/2006/main" w:ilvl="4">
      <w:numFmt w:val="bullet"/>
      <w:lvlText w:val="o"/>
      <w:start w:val="1"/>
      <w:rPr>
        <w:rFonts w:ascii="Courier New" w:hAnsi="Courier New" w:hint="default"/>
      </w:rPr>
      <w:pPr>
        <w:ind w:left="3600"/>
        <w:ind w:hanging="360"/>
      </w:pPr>
      <w:lvlJc w:val="left"/>
    </w:lvl>
    <w:lvl xmlns:w="http://schemas.openxmlformats.org/wordprocessingml/2006/main" w:ilvl="5">
      <w:numFmt w:val="bullet"/>
      <w:lvlText w:val=""/>
      <w:start w:val="1"/>
      <w:rPr>
        <w:rFonts w:ascii="Wingdings" w:hAnsi="Wingdings" w:hint="default"/>
      </w:rPr>
      <w:pPr>
        <w:ind w:left="4320"/>
        <w:ind w:hanging="360"/>
      </w:pPr>
      <w:lvlJc w:val="left"/>
    </w:lvl>
    <w:lvl xmlns:w="http://schemas.openxmlformats.org/wordprocessingml/2006/main" w:ilvl="6">
      <w:numFmt w:val="bullet"/>
      <w:lvlText w:val=""/>
      <w:start w:val="1"/>
      <w:rPr>
        <w:rFonts w:ascii="Symbol" w:hAnsi="Symbol" w:hint="default"/>
      </w:rPr>
      <w:pPr>
        <w:ind w:left="5040"/>
        <w:ind w:hanging="360"/>
      </w:pPr>
      <w:lvlJc w:val="left"/>
    </w:lvl>
    <w:lvl xmlns:w="http://schemas.openxmlformats.org/wordprocessingml/2006/main" w:ilvl="7">
      <w:numFmt w:val="bullet"/>
      <w:lvlText w:val="o"/>
      <w:start w:val="1"/>
      <w:rPr>
        <w:rFonts w:ascii="Courier New" w:hAnsi="Courier New" w:hint="default"/>
      </w:rPr>
      <w:pPr>
        <w:ind w:left="5760"/>
        <w:ind w:hanging="360"/>
      </w:pPr>
      <w:lvlJc w:val="left"/>
    </w:lvl>
    <w:lvl xmlns:w="http://schemas.openxmlformats.org/wordprocessingml/2006/main" w:ilvl="8">
      <w:numFmt w:val="bullet"/>
      <w:lvlText w:val=""/>
      <w:start w:val="1"/>
      <w:rPr>
        <w:rFonts w:ascii="Wingdings" w:hAnsi="Wingdings" w:hint="default"/>
      </w:rPr>
      <w:pPr>
        <w:ind w:left="6480"/>
        <w:ind w:hanging="360"/>
      </w:pPr>
      <w:lvlJc w:val="left"/>
    </w:lvl>
  </w:abstractNum>
  <w:abstractNum w:abstractNumId="19">
    <w:multiLevelType w:val="hybridMultilevel"/>
    <w:nsid w:val="47eef663"/>
    <w:lvl xmlns:w="http://schemas.openxmlformats.org/wordprocessingml/2006/main" w:ilvl="0">
      <w:numFmt w:val="bullet"/>
      <w:lvlText w:val=""/>
      <w:start w:val="1"/>
      <w:rPr>
        <w:rFonts w:ascii="Symbol" w:hAnsi="Symbol" w:hint="default"/>
      </w:rPr>
      <w:pPr>
        <w:ind w:left="720"/>
        <w:ind w:hanging="360"/>
      </w:pPr>
      <w:lvlJc w:val="left"/>
    </w:lvl>
    <w:lvl xmlns:w="http://schemas.openxmlformats.org/wordprocessingml/2006/main" w:ilvl="1">
      <w:numFmt w:val="bullet"/>
      <w:lvlText w:val="o"/>
      <w:start w:val="1"/>
      <w:rPr>
        <w:rFonts w:ascii="Courier New" w:hAnsi="Courier New" w:hint="default"/>
      </w:rPr>
      <w:pPr>
        <w:ind w:left="1440"/>
        <w:ind w:hanging="360"/>
      </w:pPr>
      <w:lvlJc w:val="left"/>
    </w:lvl>
    <w:lvl xmlns:w="http://schemas.openxmlformats.org/wordprocessingml/2006/main" w:ilvl="2">
      <w:numFmt w:val="bullet"/>
      <w:lvlText w:val=""/>
      <w:start w:val="1"/>
      <w:rPr>
        <w:rFonts w:ascii="Wingdings" w:hAnsi="Wingdings" w:hint="default"/>
      </w:rPr>
      <w:pPr>
        <w:ind w:left="2160"/>
        <w:ind w:hanging="360"/>
      </w:pPr>
      <w:lvlJc w:val="left"/>
    </w:lvl>
    <w:lvl xmlns:w="http://schemas.openxmlformats.org/wordprocessingml/2006/main" w:ilvl="3">
      <w:numFmt w:val="bullet"/>
      <w:lvlText w:val=""/>
      <w:start w:val="1"/>
      <w:rPr>
        <w:rFonts w:ascii="Symbol" w:hAnsi="Symbol" w:hint="default"/>
      </w:rPr>
      <w:pPr>
        <w:ind w:left="2880"/>
        <w:ind w:hanging="360"/>
      </w:pPr>
      <w:lvlJc w:val="left"/>
    </w:lvl>
    <w:lvl xmlns:w="http://schemas.openxmlformats.org/wordprocessingml/2006/main" w:ilvl="4">
      <w:numFmt w:val="bullet"/>
      <w:lvlText w:val="o"/>
      <w:start w:val="1"/>
      <w:rPr>
        <w:rFonts w:ascii="Courier New" w:hAnsi="Courier New" w:hint="default"/>
      </w:rPr>
      <w:pPr>
        <w:ind w:left="3600"/>
        <w:ind w:hanging="360"/>
      </w:pPr>
      <w:lvlJc w:val="left"/>
    </w:lvl>
    <w:lvl xmlns:w="http://schemas.openxmlformats.org/wordprocessingml/2006/main" w:ilvl="5">
      <w:numFmt w:val="bullet"/>
      <w:lvlText w:val=""/>
      <w:start w:val="1"/>
      <w:rPr>
        <w:rFonts w:ascii="Wingdings" w:hAnsi="Wingdings" w:hint="default"/>
      </w:rPr>
      <w:pPr>
        <w:ind w:left="4320"/>
        <w:ind w:hanging="360"/>
      </w:pPr>
      <w:lvlJc w:val="left"/>
    </w:lvl>
    <w:lvl xmlns:w="http://schemas.openxmlformats.org/wordprocessingml/2006/main" w:ilvl="6">
      <w:numFmt w:val="bullet"/>
      <w:lvlText w:val=""/>
      <w:start w:val="1"/>
      <w:rPr>
        <w:rFonts w:ascii="Symbol" w:hAnsi="Symbol" w:hint="default"/>
      </w:rPr>
      <w:pPr>
        <w:ind w:left="5040"/>
        <w:ind w:hanging="360"/>
      </w:pPr>
      <w:lvlJc w:val="left"/>
    </w:lvl>
    <w:lvl xmlns:w="http://schemas.openxmlformats.org/wordprocessingml/2006/main" w:ilvl="7">
      <w:numFmt w:val="bullet"/>
      <w:lvlText w:val="o"/>
      <w:start w:val="1"/>
      <w:rPr>
        <w:rFonts w:ascii="Courier New" w:hAnsi="Courier New" w:hint="default"/>
      </w:rPr>
      <w:pPr>
        <w:ind w:left="5760"/>
        <w:ind w:hanging="360"/>
      </w:pPr>
      <w:lvlJc w:val="left"/>
    </w:lvl>
    <w:lvl xmlns:w="http://schemas.openxmlformats.org/wordprocessingml/2006/main" w:ilvl="8">
      <w:numFmt w:val="bullet"/>
      <w:lvlText w:val=""/>
      <w:start w:val="1"/>
      <w:rPr>
        <w:rFonts w:ascii="Wingdings" w:hAnsi="Wingdings" w:hint="default"/>
      </w:rPr>
      <w:pPr>
        <w:ind w:left="6480"/>
        <w:ind w:hanging="360"/>
      </w:pPr>
      <w:lvlJc w:val="left"/>
    </w:lvl>
  </w:abstractNum>
  <w:abstractNum w:abstractNumId="0">
    <w:multiLevelType w:val="hybridMultilevel"/>
    <w:nsid w:val="028CAE8E"/>
    <w:tmpl w:val="64BA97D6"/>
    <w:lvl w:ilvl="0" w:tplc="57E8E314">
      <w:numFmt w:val="decimal"/>
      <w:lvlText w:val="%1."/>
      <w:start w:val="61"/>
      <w:pPr>
        <w:ind w:left="720"/>
        <w:ind w:hanging="360"/>
      </w:pPr>
      <w:lvlJc w:val="left"/>
    </w:lvl>
    <w:lvl w:ilvl="1" w:tplc="FB5ECCBC">
      <w:numFmt w:val="lowerLetter"/>
      <w:lvlText w:val="%2."/>
      <w:start w:val="1"/>
      <w:pPr>
        <w:ind w:left="1440"/>
        <w:ind w:hanging="360"/>
      </w:pPr>
      <w:lvlJc w:val="left"/>
    </w:lvl>
    <w:lvl w:ilvl="2" w:tplc="E90AADD0">
      <w:numFmt w:val="lowerRoman"/>
      <w:lvlText w:val="%3."/>
      <w:start w:val="1"/>
      <w:pPr>
        <w:ind w:left="2160"/>
        <w:ind w:hanging="180"/>
      </w:pPr>
      <w:lvlJc w:val="right"/>
    </w:lvl>
    <w:lvl w:ilvl="3" w:tplc="A6AA504E">
      <w:numFmt w:val="decimal"/>
      <w:lvlText w:val="%4."/>
      <w:start w:val="1"/>
      <w:pPr>
        <w:ind w:left="2880"/>
        <w:ind w:hanging="360"/>
      </w:pPr>
      <w:lvlJc w:val="left"/>
    </w:lvl>
    <w:lvl w:ilvl="4" w:tplc="24623536">
      <w:numFmt w:val="lowerLetter"/>
      <w:lvlText w:val="%5."/>
      <w:start w:val="1"/>
      <w:pPr>
        <w:ind w:left="3600"/>
        <w:ind w:hanging="360"/>
      </w:pPr>
      <w:lvlJc w:val="left"/>
    </w:lvl>
    <w:lvl w:ilvl="5" w:tplc="B0E84F10">
      <w:numFmt w:val="lowerRoman"/>
      <w:lvlText w:val="%6."/>
      <w:start w:val="1"/>
      <w:pPr>
        <w:ind w:left="4320"/>
        <w:ind w:hanging="180"/>
      </w:pPr>
      <w:lvlJc w:val="right"/>
    </w:lvl>
    <w:lvl w:ilvl="6" w:tplc="93606368">
      <w:numFmt w:val="decimal"/>
      <w:lvlText w:val="%7."/>
      <w:start w:val="1"/>
      <w:pPr>
        <w:ind w:left="5040"/>
        <w:ind w:hanging="360"/>
      </w:pPr>
      <w:lvlJc w:val="left"/>
    </w:lvl>
    <w:lvl w:ilvl="7" w:tplc="FAD0A5C0">
      <w:numFmt w:val="lowerLetter"/>
      <w:lvlText w:val="%8."/>
      <w:start w:val="1"/>
      <w:pPr>
        <w:ind w:left="5760"/>
        <w:ind w:hanging="360"/>
      </w:pPr>
      <w:lvlJc w:val="left"/>
    </w:lvl>
    <w:lvl w:ilvl="8" w:tplc="6B1EC8CE">
      <w:numFmt w:val="lowerRoman"/>
      <w:lvlText w:val="%9."/>
      <w:start w:val="1"/>
      <w:pPr>
        <w:ind w:left="6480"/>
        <w:ind w:hanging="180"/>
      </w:pPr>
      <w:lvlJc w:val="right"/>
    </w:lvl>
  </w:abstractNum>
  <w:abstractNum w:abstractNumId="1">
    <w:multiLevelType w:val="hybridMultilevel"/>
    <w:nsid w:val="0B860A64"/>
    <w:tmpl w:val="7DBE691A"/>
    <w:lvl w:ilvl="0" w:tplc="9482BAF4">
      <w:numFmt w:val="decimal"/>
      <w:lvlText w:val="%1."/>
      <w:start w:val="31"/>
      <w:pPr>
        <w:ind w:left="720"/>
        <w:ind w:hanging="360"/>
      </w:pPr>
      <w:lvlJc w:val="left"/>
    </w:lvl>
    <w:lvl w:ilvl="1" w:tplc="A75C2906">
      <w:numFmt w:val="lowerLetter"/>
      <w:lvlText w:val="%2."/>
      <w:start w:val="1"/>
      <w:pPr>
        <w:ind w:left="1440"/>
        <w:ind w:hanging="360"/>
      </w:pPr>
      <w:lvlJc w:val="left"/>
    </w:lvl>
    <w:lvl w:ilvl="2" w:tplc="53D80D3A">
      <w:numFmt w:val="lowerRoman"/>
      <w:lvlText w:val="%3."/>
      <w:start w:val="1"/>
      <w:pPr>
        <w:ind w:left="2160"/>
        <w:ind w:hanging="180"/>
      </w:pPr>
      <w:lvlJc w:val="right"/>
    </w:lvl>
    <w:lvl w:ilvl="3" w:tplc="B0149A80">
      <w:numFmt w:val="decimal"/>
      <w:lvlText w:val="%4."/>
      <w:start w:val="1"/>
      <w:pPr>
        <w:ind w:left="2880"/>
        <w:ind w:hanging="360"/>
      </w:pPr>
      <w:lvlJc w:val="left"/>
    </w:lvl>
    <w:lvl w:ilvl="4" w:tplc="BE44E454">
      <w:numFmt w:val="lowerLetter"/>
      <w:lvlText w:val="%5."/>
      <w:start w:val="1"/>
      <w:pPr>
        <w:ind w:left="3600"/>
        <w:ind w:hanging="360"/>
      </w:pPr>
      <w:lvlJc w:val="left"/>
    </w:lvl>
    <w:lvl w:ilvl="5" w:tplc="E8E43798">
      <w:numFmt w:val="lowerRoman"/>
      <w:lvlText w:val="%6."/>
      <w:start w:val="1"/>
      <w:pPr>
        <w:ind w:left="4320"/>
        <w:ind w:hanging="180"/>
      </w:pPr>
      <w:lvlJc w:val="right"/>
    </w:lvl>
    <w:lvl w:ilvl="6" w:tplc="094AAB5E">
      <w:numFmt w:val="decimal"/>
      <w:lvlText w:val="%7."/>
      <w:start w:val="1"/>
      <w:pPr>
        <w:ind w:left="5040"/>
        <w:ind w:hanging="360"/>
      </w:pPr>
      <w:lvlJc w:val="left"/>
    </w:lvl>
    <w:lvl w:ilvl="7" w:tplc="C5C494FC">
      <w:numFmt w:val="lowerLetter"/>
      <w:lvlText w:val="%8."/>
      <w:start w:val="1"/>
      <w:pPr>
        <w:ind w:left="5760"/>
        <w:ind w:hanging="360"/>
      </w:pPr>
      <w:lvlJc w:val="left"/>
    </w:lvl>
    <w:lvl w:ilvl="8" w:tplc="300ED17C">
      <w:numFmt w:val="lowerRoman"/>
      <w:lvlText w:val="%9."/>
      <w:start w:val="1"/>
      <w:pPr>
        <w:ind w:left="6480"/>
        <w:ind w:hanging="180"/>
      </w:pPr>
      <w:lvlJc w:val="right"/>
    </w:lvl>
  </w:abstractNum>
  <w:abstractNum w:abstractNumId="2">
    <w:multiLevelType w:val="hybridMultilevel"/>
    <w:nsid w:val="1B59C64C"/>
    <w:tmpl w:val="5816C5FC"/>
    <w:lvl w:ilvl="0" w:tplc="0CEAD234">
      <w:numFmt w:val="decimal"/>
      <w:lvlText w:val="%1."/>
      <w:start w:val="51"/>
      <w:pPr>
        <w:ind w:left="720"/>
        <w:ind w:hanging="360"/>
      </w:pPr>
      <w:lvlJc w:val="left"/>
    </w:lvl>
    <w:lvl w:ilvl="1" w:tplc="A5B4821C">
      <w:numFmt w:val="lowerLetter"/>
      <w:lvlText w:val="%2."/>
      <w:start w:val="1"/>
      <w:pPr>
        <w:ind w:left="1440"/>
        <w:ind w:hanging="360"/>
      </w:pPr>
      <w:lvlJc w:val="left"/>
    </w:lvl>
    <w:lvl w:ilvl="2" w:tplc="C96A776E">
      <w:numFmt w:val="lowerRoman"/>
      <w:lvlText w:val="%3."/>
      <w:start w:val="1"/>
      <w:pPr>
        <w:ind w:left="2160"/>
        <w:ind w:hanging="180"/>
      </w:pPr>
      <w:lvlJc w:val="right"/>
    </w:lvl>
    <w:lvl w:ilvl="3" w:tplc="251E7922">
      <w:numFmt w:val="decimal"/>
      <w:lvlText w:val="%4."/>
      <w:start w:val="1"/>
      <w:pPr>
        <w:ind w:left="2880"/>
        <w:ind w:hanging="360"/>
      </w:pPr>
      <w:lvlJc w:val="left"/>
    </w:lvl>
    <w:lvl w:ilvl="4" w:tplc="84C28F3E">
      <w:numFmt w:val="lowerLetter"/>
      <w:lvlText w:val="%5."/>
      <w:start w:val="1"/>
      <w:pPr>
        <w:ind w:left="3600"/>
        <w:ind w:hanging="360"/>
      </w:pPr>
      <w:lvlJc w:val="left"/>
    </w:lvl>
    <w:lvl w:ilvl="5" w:tplc="C2E679FA">
      <w:numFmt w:val="lowerRoman"/>
      <w:lvlText w:val="%6."/>
      <w:start w:val="1"/>
      <w:pPr>
        <w:ind w:left="4320"/>
        <w:ind w:hanging="180"/>
      </w:pPr>
      <w:lvlJc w:val="right"/>
    </w:lvl>
    <w:lvl w:ilvl="6" w:tplc="D880420C">
      <w:numFmt w:val="decimal"/>
      <w:lvlText w:val="%7."/>
      <w:start w:val="1"/>
      <w:pPr>
        <w:ind w:left="5040"/>
        <w:ind w:hanging="360"/>
      </w:pPr>
      <w:lvlJc w:val="left"/>
    </w:lvl>
    <w:lvl w:ilvl="7" w:tplc="41B2A69E">
      <w:numFmt w:val="lowerLetter"/>
      <w:lvlText w:val="%8."/>
      <w:start w:val="1"/>
      <w:pPr>
        <w:ind w:left="5760"/>
        <w:ind w:hanging="360"/>
      </w:pPr>
      <w:lvlJc w:val="left"/>
    </w:lvl>
    <w:lvl w:ilvl="8" w:tplc="7BC83936">
      <w:numFmt w:val="lowerRoman"/>
      <w:lvlText w:val="%9."/>
      <w:start w:val="1"/>
      <w:pPr>
        <w:ind w:left="6480"/>
        <w:ind w:hanging="180"/>
      </w:pPr>
      <w:lvlJc w:val="right"/>
    </w:lvl>
  </w:abstractNum>
  <w:abstractNum w:abstractNumId="3">
    <w:multiLevelType w:val="hybridMultilevel"/>
    <w:nsid w:val="34980526"/>
    <w:tmpl w:val="C2220A48"/>
    <w:lvl w:ilvl="0" w:tplc="AFB41E76">
      <w:numFmt w:val="decimal"/>
      <w:lvlText w:val="%1."/>
      <w:start w:val="16"/>
      <w:pPr>
        <w:ind w:left="720"/>
        <w:ind w:hanging="360"/>
      </w:pPr>
      <w:lvlJc w:val="left"/>
    </w:lvl>
    <w:lvl w:ilvl="1" w:tplc="E646B148">
      <w:numFmt w:val="lowerLetter"/>
      <w:lvlText w:val="%2."/>
      <w:start w:val="1"/>
      <w:pPr>
        <w:ind w:left="1440"/>
        <w:ind w:hanging="360"/>
      </w:pPr>
      <w:lvlJc w:val="left"/>
    </w:lvl>
    <w:lvl w:ilvl="2" w:tplc="866EC4F6">
      <w:numFmt w:val="lowerRoman"/>
      <w:lvlText w:val="%3."/>
      <w:start w:val="1"/>
      <w:pPr>
        <w:ind w:left="2160"/>
        <w:ind w:hanging="180"/>
      </w:pPr>
      <w:lvlJc w:val="right"/>
    </w:lvl>
    <w:lvl w:ilvl="3" w:tplc="94E6AC74">
      <w:numFmt w:val="decimal"/>
      <w:lvlText w:val="%4."/>
      <w:start w:val="1"/>
      <w:pPr>
        <w:ind w:left="2880"/>
        <w:ind w:hanging="360"/>
      </w:pPr>
      <w:lvlJc w:val="left"/>
    </w:lvl>
    <w:lvl w:ilvl="4" w:tplc="70584232">
      <w:numFmt w:val="lowerLetter"/>
      <w:lvlText w:val="%5."/>
      <w:start w:val="1"/>
      <w:pPr>
        <w:ind w:left="3600"/>
        <w:ind w:hanging="360"/>
      </w:pPr>
      <w:lvlJc w:val="left"/>
    </w:lvl>
    <w:lvl w:ilvl="5" w:tplc="F058FC14">
      <w:numFmt w:val="lowerRoman"/>
      <w:lvlText w:val="%6."/>
      <w:start w:val="1"/>
      <w:pPr>
        <w:ind w:left="4320"/>
        <w:ind w:hanging="180"/>
      </w:pPr>
      <w:lvlJc w:val="right"/>
    </w:lvl>
    <w:lvl w:ilvl="6" w:tplc="3C1693A0">
      <w:numFmt w:val="decimal"/>
      <w:lvlText w:val="%7."/>
      <w:start w:val="1"/>
      <w:pPr>
        <w:ind w:left="5040"/>
        <w:ind w:hanging="360"/>
      </w:pPr>
      <w:lvlJc w:val="left"/>
    </w:lvl>
    <w:lvl w:ilvl="7" w:tplc="C65E95D8">
      <w:numFmt w:val="lowerLetter"/>
      <w:lvlText w:val="%8."/>
      <w:start w:val="1"/>
      <w:pPr>
        <w:ind w:left="5760"/>
        <w:ind w:hanging="360"/>
      </w:pPr>
      <w:lvlJc w:val="left"/>
    </w:lvl>
    <w:lvl w:ilvl="8" w:tplc="2A4E354E">
      <w:numFmt w:val="lowerRoman"/>
      <w:lvlText w:val="%9."/>
      <w:start w:val="1"/>
      <w:pPr>
        <w:ind w:left="6480"/>
        <w:ind w:hanging="180"/>
      </w:pPr>
      <w:lvlJc w:val="right"/>
    </w:lvl>
  </w:abstractNum>
  <w:abstractNum w:abstractNumId="4">
    <w:multiLevelType w:val="hybridMultilevel"/>
    <w:nsid w:val="36A4F95C"/>
    <w:tmpl w:val="F9C83B20"/>
    <w:lvl w:ilvl="0" w:tplc="9C062B70">
      <w:numFmt w:val="bullet"/>
      <w:lvlText w:val=""/>
      <w:start w:val="1"/>
      <w:rPr>
        <w:rFonts w:ascii="Symbol" w:hAnsi="Symbol" w:hint="default"/>
      </w:rPr>
      <w:pPr>
        <w:ind w:left="720"/>
        <w:ind w:hanging="360"/>
      </w:pPr>
      <w:lvlJc w:val="left"/>
    </w:lvl>
    <w:lvl w:ilvl="1" w:tplc="BDB6A6A4">
      <w:numFmt w:val="bullet"/>
      <w:lvlText w:val="o"/>
      <w:start w:val="1"/>
      <w:rPr>
        <w:rFonts w:ascii="Courier New" w:hAnsi="Courier New" w:hint="default"/>
      </w:rPr>
      <w:pPr>
        <w:ind w:left="1440"/>
        <w:ind w:hanging="360"/>
      </w:pPr>
      <w:lvlJc w:val="left"/>
    </w:lvl>
    <w:lvl w:ilvl="2" w:tplc="8D6604F8">
      <w:numFmt w:val="bullet"/>
      <w:lvlText w:val=""/>
      <w:start w:val="1"/>
      <w:rPr>
        <w:rFonts w:ascii="Wingdings" w:hAnsi="Wingdings" w:hint="default"/>
      </w:rPr>
      <w:pPr>
        <w:ind w:left="2160"/>
        <w:ind w:hanging="360"/>
      </w:pPr>
      <w:lvlJc w:val="left"/>
    </w:lvl>
    <w:lvl w:ilvl="3" w:tplc="0144D60E">
      <w:numFmt w:val="bullet"/>
      <w:lvlText w:val=""/>
      <w:start w:val="1"/>
      <w:rPr>
        <w:rFonts w:ascii="Symbol" w:hAnsi="Symbol" w:hint="default"/>
      </w:rPr>
      <w:pPr>
        <w:ind w:left="2880"/>
        <w:ind w:hanging="360"/>
      </w:pPr>
      <w:lvlJc w:val="left"/>
    </w:lvl>
    <w:lvl w:ilvl="4" w:tplc="8E782728">
      <w:numFmt w:val="bullet"/>
      <w:lvlText w:val="o"/>
      <w:start w:val="1"/>
      <w:rPr>
        <w:rFonts w:ascii="Courier New" w:hAnsi="Courier New" w:hint="default"/>
      </w:rPr>
      <w:pPr>
        <w:ind w:left="3600"/>
        <w:ind w:hanging="360"/>
      </w:pPr>
      <w:lvlJc w:val="left"/>
    </w:lvl>
    <w:lvl w:ilvl="5" w:tplc="8D543756">
      <w:numFmt w:val="bullet"/>
      <w:lvlText w:val=""/>
      <w:start w:val="1"/>
      <w:rPr>
        <w:rFonts w:ascii="Wingdings" w:hAnsi="Wingdings" w:hint="default"/>
      </w:rPr>
      <w:pPr>
        <w:ind w:left="4320"/>
        <w:ind w:hanging="360"/>
      </w:pPr>
      <w:lvlJc w:val="left"/>
    </w:lvl>
    <w:lvl w:ilvl="6" w:tplc="4FA02038">
      <w:numFmt w:val="bullet"/>
      <w:lvlText w:val=""/>
      <w:start w:val="1"/>
      <w:rPr>
        <w:rFonts w:ascii="Symbol" w:hAnsi="Symbol" w:hint="default"/>
      </w:rPr>
      <w:pPr>
        <w:ind w:left="5040"/>
        <w:ind w:hanging="360"/>
      </w:pPr>
      <w:lvlJc w:val="left"/>
    </w:lvl>
    <w:lvl w:ilvl="7" w:tplc="7500FFFC">
      <w:numFmt w:val="bullet"/>
      <w:lvlText w:val="o"/>
      <w:start w:val="1"/>
      <w:rPr>
        <w:rFonts w:ascii="Courier New" w:hAnsi="Courier New" w:hint="default"/>
      </w:rPr>
      <w:pPr>
        <w:ind w:left="5760"/>
        <w:ind w:hanging="360"/>
      </w:pPr>
      <w:lvlJc w:val="left"/>
    </w:lvl>
    <w:lvl w:ilvl="8" w:tplc="23EC9846">
      <w:numFmt w:val="bullet"/>
      <w:lvlText w:val=""/>
      <w:start w:val="1"/>
      <w:rPr>
        <w:rFonts w:ascii="Wingdings" w:hAnsi="Wingdings" w:hint="default"/>
      </w:rPr>
      <w:pPr>
        <w:ind w:left="6480"/>
        <w:ind w:hanging="360"/>
      </w:pPr>
      <w:lvlJc w:val="left"/>
    </w:lvl>
  </w:abstractNum>
  <w:abstractNum w:abstractNumId="5">
    <w:multiLevelType w:val="hybridMultilevel"/>
    <w:nsid w:val="36ACE5BB"/>
    <w:tmpl w:val="59C65A88"/>
    <w:lvl w:ilvl="0" w:tplc="8D50BBEE">
      <w:numFmt w:val="decimal"/>
      <w:lvlText w:val="%1."/>
      <w:start w:val="46"/>
      <w:pPr>
        <w:ind w:left="720"/>
        <w:ind w:hanging="360"/>
      </w:pPr>
      <w:lvlJc w:val="left"/>
    </w:lvl>
    <w:lvl w:ilvl="1" w:tplc="1500EB52">
      <w:numFmt w:val="lowerLetter"/>
      <w:lvlText w:val="%2."/>
      <w:start w:val="1"/>
      <w:pPr>
        <w:ind w:left="1440"/>
        <w:ind w:hanging="360"/>
      </w:pPr>
      <w:lvlJc w:val="left"/>
    </w:lvl>
    <w:lvl w:ilvl="2" w:tplc="3FAC274C">
      <w:numFmt w:val="lowerRoman"/>
      <w:lvlText w:val="%3."/>
      <w:start w:val="1"/>
      <w:pPr>
        <w:ind w:left="2160"/>
        <w:ind w:hanging="180"/>
      </w:pPr>
      <w:lvlJc w:val="right"/>
    </w:lvl>
    <w:lvl w:ilvl="3" w:tplc="0774329E">
      <w:numFmt w:val="decimal"/>
      <w:lvlText w:val="%4."/>
      <w:start w:val="1"/>
      <w:pPr>
        <w:ind w:left="2880"/>
        <w:ind w:hanging="360"/>
      </w:pPr>
      <w:lvlJc w:val="left"/>
    </w:lvl>
    <w:lvl w:ilvl="4" w:tplc="4446840E">
      <w:numFmt w:val="lowerLetter"/>
      <w:lvlText w:val="%5."/>
      <w:start w:val="1"/>
      <w:pPr>
        <w:ind w:left="3600"/>
        <w:ind w:hanging="360"/>
      </w:pPr>
      <w:lvlJc w:val="left"/>
    </w:lvl>
    <w:lvl w:ilvl="5" w:tplc="AE0C8CDA">
      <w:numFmt w:val="lowerRoman"/>
      <w:lvlText w:val="%6."/>
      <w:start w:val="1"/>
      <w:pPr>
        <w:ind w:left="4320"/>
        <w:ind w:hanging="180"/>
      </w:pPr>
      <w:lvlJc w:val="right"/>
    </w:lvl>
    <w:lvl w:ilvl="6" w:tplc="F11C6806">
      <w:numFmt w:val="decimal"/>
      <w:lvlText w:val="%7."/>
      <w:start w:val="1"/>
      <w:pPr>
        <w:ind w:left="5040"/>
        <w:ind w:hanging="360"/>
      </w:pPr>
      <w:lvlJc w:val="left"/>
    </w:lvl>
    <w:lvl w:ilvl="7" w:tplc="391899C2">
      <w:numFmt w:val="lowerLetter"/>
      <w:lvlText w:val="%8."/>
      <w:start w:val="1"/>
      <w:pPr>
        <w:ind w:left="5760"/>
        <w:ind w:hanging="360"/>
      </w:pPr>
      <w:lvlJc w:val="left"/>
    </w:lvl>
    <w:lvl w:ilvl="8" w:tplc="3AB82B52">
      <w:numFmt w:val="lowerRoman"/>
      <w:lvlText w:val="%9."/>
      <w:start w:val="1"/>
      <w:pPr>
        <w:ind w:left="6480"/>
        <w:ind w:hanging="180"/>
      </w:pPr>
      <w:lvlJc w:val="right"/>
    </w:lvl>
  </w:abstractNum>
  <w:abstractNum w:abstractNumId="6">
    <w:multiLevelType w:val="hybridMultilevel"/>
    <w:nsid w:val="370AB87B"/>
    <w:tmpl w:val="E5B022CE"/>
    <w:lvl w:ilvl="0" w:tplc="B7F0EFA0">
      <w:numFmt w:val="decimal"/>
      <w:lvlText w:val="%1."/>
      <w:start w:val="21"/>
      <w:pPr>
        <w:ind w:left="720"/>
        <w:ind w:hanging="360"/>
      </w:pPr>
      <w:lvlJc w:val="left"/>
    </w:lvl>
    <w:lvl w:ilvl="1" w:tplc="678E2F16">
      <w:numFmt w:val="lowerLetter"/>
      <w:lvlText w:val="%2."/>
      <w:start w:val="1"/>
      <w:pPr>
        <w:ind w:left="1440"/>
        <w:ind w:hanging="360"/>
      </w:pPr>
      <w:lvlJc w:val="left"/>
    </w:lvl>
    <w:lvl w:ilvl="2" w:tplc="BF1AC944">
      <w:numFmt w:val="lowerRoman"/>
      <w:lvlText w:val="%3."/>
      <w:start w:val="1"/>
      <w:pPr>
        <w:ind w:left="2160"/>
        <w:ind w:hanging="180"/>
      </w:pPr>
      <w:lvlJc w:val="right"/>
    </w:lvl>
    <w:lvl w:ilvl="3" w:tplc="C2803DFC">
      <w:numFmt w:val="decimal"/>
      <w:lvlText w:val="%4."/>
      <w:start w:val="1"/>
      <w:pPr>
        <w:ind w:left="2880"/>
        <w:ind w:hanging="360"/>
      </w:pPr>
      <w:lvlJc w:val="left"/>
    </w:lvl>
    <w:lvl w:ilvl="4" w:tplc="5A0CD632">
      <w:numFmt w:val="lowerLetter"/>
      <w:lvlText w:val="%5."/>
      <w:start w:val="1"/>
      <w:pPr>
        <w:ind w:left="3600"/>
        <w:ind w:hanging="360"/>
      </w:pPr>
      <w:lvlJc w:val="left"/>
    </w:lvl>
    <w:lvl w:ilvl="5" w:tplc="CE064E68">
      <w:numFmt w:val="lowerRoman"/>
      <w:lvlText w:val="%6."/>
      <w:start w:val="1"/>
      <w:pPr>
        <w:ind w:left="4320"/>
        <w:ind w:hanging="180"/>
      </w:pPr>
      <w:lvlJc w:val="right"/>
    </w:lvl>
    <w:lvl w:ilvl="6" w:tplc="632AD4FC">
      <w:numFmt w:val="decimal"/>
      <w:lvlText w:val="%7."/>
      <w:start w:val="1"/>
      <w:pPr>
        <w:ind w:left="5040"/>
        <w:ind w:hanging="360"/>
      </w:pPr>
      <w:lvlJc w:val="left"/>
    </w:lvl>
    <w:lvl w:ilvl="7" w:tplc="82EC17D0">
      <w:numFmt w:val="lowerLetter"/>
      <w:lvlText w:val="%8."/>
      <w:start w:val="1"/>
      <w:pPr>
        <w:ind w:left="5760"/>
        <w:ind w:hanging="360"/>
      </w:pPr>
      <w:lvlJc w:val="left"/>
    </w:lvl>
    <w:lvl w:ilvl="8" w:tplc="E85A7BB4">
      <w:numFmt w:val="lowerRoman"/>
      <w:lvlText w:val="%9."/>
      <w:start w:val="1"/>
      <w:pPr>
        <w:ind w:left="6480"/>
        <w:ind w:hanging="180"/>
      </w:pPr>
      <w:lvlJc w:val="right"/>
    </w:lvl>
  </w:abstractNum>
  <w:abstractNum w:abstractNumId="7">
    <w:multiLevelType w:val="hybridMultilevel"/>
    <w:nsid w:val="3BF75C9B"/>
    <w:tmpl w:val="69EC20CC"/>
    <w:lvl w:ilvl="0" w:tplc="B1242D6C">
      <w:numFmt w:val="decimal"/>
      <w:lvlText w:val="%1."/>
      <w:start w:val="1"/>
      <w:pPr>
        <w:ind w:left="720"/>
        <w:ind w:hanging="360"/>
      </w:pPr>
      <w:lvlJc w:val="left"/>
    </w:lvl>
    <w:lvl w:ilvl="1" w:tplc="D29406EE">
      <w:numFmt w:val="lowerLetter"/>
      <w:lvlText w:val="%2."/>
      <w:start w:val="1"/>
      <w:pPr>
        <w:ind w:left="1440"/>
        <w:ind w:hanging="360"/>
      </w:pPr>
      <w:lvlJc w:val="left"/>
    </w:lvl>
    <w:lvl w:ilvl="2" w:tplc="42C4A988">
      <w:numFmt w:val="lowerRoman"/>
      <w:lvlText w:val="%3."/>
      <w:start w:val="1"/>
      <w:pPr>
        <w:ind w:left="2160"/>
        <w:ind w:hanging="180"/>
      </w:pPr>
      <w:lvlJc w:val="right"/>
    </w:lvl>
    <w:lvl w:ilvl="3" w:tplc="39A86A4A">
      <w:numFmt w:val="decimal"/>
      <w:lvlText w:val="%4."/>
      <w:start w:val="1"/>
      <w:pPr>
        <w:ind w:left="2880"/>
        <w:ind w:hanging="360"/>
      </w:pPr>
      <w:lvlJc w:val="left"/>
    </w:lvl>
    <w:lvl w:ilvl="4" w:tplc="1D90A24E">
      <w:numFmt w:val="lowerLetter"/>
      <w:lvlText w:val="%5."/>
      <w:start w:val="1"/>
      <w:pPr>
        <w:ind w:left="3600"/>
        <w:ind w:hanging="360"/>
      </w:pPr>
      <w:lvlJc w:val="left"/>
    </w:lvl>
    <w:lvl w:ilvl="5" w:tplc="18D401A8">
      <w:numFmt w:val="lowerRoman"/>
      <w:lvlText w:val="%6."/>
      <w:start w:val="1"/>
      <w:pPr>
        <w:ind w:left="4320"/>
        <w:ind w:hanging="180"/>
      </w:pPr>
      <w:lvlJc w:val="right"/>
    </w:lvl>
    <w:lvl w:ilvl="6" w:tplc="C4BCFC4C">
      <w:numFmt w:val="decimal"/>
      <w:lvlText w:val="%7."/>
      <w:start w:val="1"/>
      <w:pPr>
        <w:ind w:left="5040"/>
        <w:ind w:hanging="360"/>
      </w:pPr>
      <w:lvlJc w:val="left"/>
    </w:lvl>
    <w:lvl w:ilvl="7" w:tplc="9F40CB28">
      <w:numFmt w:val="lowerLetter"/>
      <w:lvlText w:val="%8."/>
      <w:start w:val="1"/>
      <w:pPr>
        <w:ind w:left="5760"/>
        <w:ind w:hanging="360"/>
      </w:pPr>
      <w:lvlJc w:val="left"/>
    </w:lvl>
    <w:lvl w:ilvl="8" w:tplc="6542F0AA">
      <w:numFmt w:val="lowerRoman"/>
      <w:lvlText w:val="%9."/>
      <w:start w:val="1"/>
      <w:pPr>
        <w:ind w:left="6480"/>
        <w:ind w:hanging="180"/>
      </w:pPr>
      <w:lvlJc w:val="right"/>
    </w:lvl>
  </w:abstractNum>
  <w:abstractNum w:abstractNumId="8">
    <w:multiLevelType w:val="hybridMultilevel"/>
    <w:nsid w:val="3DAD26B2"/>
    <w:tmpl w:val="666EF55C"/>
    <w:lvl w:ilvl="0" w:tplc="5EA2034A">
      <w:numFmt w:val="bullet"/>
      <w:lvlText w:val=""/>
      <w:start w:val="1"/>
      <w:rPr>
        <w:rFonts w:ascii="Symbol" w:hAnsi="Symbol" w:hint="default"/>
      </w:rPr>
      <w:pPr>
        <w:ind w:left="720"/>
        <w:ind w:hanging="360"/>
      </w:pPr>
      <w:lvlJc w:val="left"/>
    </w:lvl>
    <w:lvl w:ilvl="1" w:tplc="75C21396">
      <w:numFmt w:val="bullet"/>
      <w:lvlText w:val="o"/>
      <w:start w:val="1"/>
      <w:rPr>
        <w:rFonts w:ascii="Courier New" w:hAnsi="Courier New" w:hint="default"/>
      </w:rPr>
      <w:pPr>
        <w:ind w:left="1440"/>
        <w:ind w:hanging="360"/>
      </w:pPr>
      <w:lvlJc w:val="left"/>
    </w:lvl>
    <w:lvl w:ilvl="2" w:tplc="DF36BF68">
      <w:numFmt w:val="bullet"/>
      <w:lvlText w:val=""/>
      <w:start w:val="1"/>
      <w:rPr>
        <w:rFonts w:ascii="Wingdings" w:hAnsi="Wingdings" w:hint="default"/>
      </w:rPr>
      <w:pPr>
        <w:ind w:left="2160"/>
        <w:ind w:hanging="360"/>
      </w:pPr>
      <w:lvlJc w:val="left"/>
    </w:lvl>
    <w:lvl w:ilvl="3" w:tplc="88EE7390">
      <w:numFmt w:val="bullet"/>
      <w:lvlText w:val=""/>
      <w:start w:val="1"/>
      <w:rPr>
        <w:rFonts w:ascii="Symbol" w:hAnsi="Symbol" w:hint="default"/>
      </w:rPr>
      <w:pPr>
        <w:ind w:left="2880"/>
        <w:ind w:hanging="360"/>
      </w:pPr>
      <w:lvlJc w:val="left"/>
    </w:lvl>
    <w:lvl w:ilvl="4" w:tplc="D0968896">
      <w:numFmt w:val="bullet"/>
      <w:lvlText w:val="o"/>
      <w:start w:val="1"/>
      <w:rPr>
        <w:rFonts w:ascii="Courier New" w:hAnsi="Courier New" w:hint="default"/>
      </w:rPr>
      <w:pPr>
        <w:ind w:left="3600"/>
        <w:ind w:hanging="360"/>
      </w:pPr>
      <w:lvlJc w:val="left"/>
    </w:lvl>
    <w:lvl w:ilvl="5" w:tplc="7FCACE02">
      <w:numFmt w:val="bullet"/>
      <w:lvlText w:val=""/>
      <w:start w:val="1"/>
      <w:rPr>
        <w:rFonts w:ascii="Wingdings" w:hAnsi="Wingdings" w:hint="default"/>
      </w:rPr>
      <w:pPr>
        <w:ind w:left="4320"/>
        <w:ind w:hanging="360"/>
      </w:pPr>
      <w:lvlJc w:val="left"/>
    </w:lvl>
    <w:lvl w:ilvl="6" w:tplc="C20CD404">
      <w:numFmt w:val="bullet"/>
      <w:lvlText w:val=""/>
      <w:start w:val="1"/>
      <w:rPr>
        <w:rFonts w:ascii="Symbol" w:hAnsi="Symbol" w:hint="default"/>
      </w:rPr>
      <w:pPr>
        <w:ind w:left="5040"/>
        <w:ind w:hanging="360"/>
      </w:pPr>
      <w:lvlJc w:val="left"/>
    </w:lvl>
    <w:lvl w:ilvl="7" w:tplc="2EB88EDE">
      <w:numFmt w:val="bullet"/>
      <w:lvlText w:val="o"/>
      <w:start w:val="1"/>
      <w:rPr>
        <w:rFonts w:ascii="Courier New" w:hAnsi="Courier New" w:hint="default"/>
      </w:rPr>
      <w:pPr>
        <w:ind w:left="5760"/>
        <w:ind w:hanging="360"/>
      </w:pPr>
      <w:lvlJc w:val="left"/>
    </w:lvl>
    <w:lvl w:ilvl="8" w:tplc="3FF4D794">
      <w:numFmt w:val="bullet"/>
      <w:lvlText w:val=""/>
      <w:start w:val="1"/>
      <w:rPr>
        <w:rFonts w:ascii="Wingdings" w:hAnsi="Wingdings" w:hint="default"/>
      </w:rPr>
      <w:pPr>
        <w:ind w:left="6480"/>
        <w:ind w:hanging="360"/>
      </w:pPr>
      <w:lvlJc w:val="left"/>
    </w:lvl>
  </w:abstractNum>
  <w:abstractNum w:abstractNumId="9">
    <w:multiLevelType w:val="hybridMultilevel"/>
    <w:nsid w:val="447959E2"/>
    <w:tmpl w:val="9E04A3E2"/>
    <w:lvl w:ilvl="0" w:tplc="BB5651F2">
      <w:numFmt w:val="decimal"/>
      <w:lvlText w:val="%1."/>
      <w:start w:val="41"/>
      <w:pPr>
        <w:ind w:left="720"/>
        <w:ind w:hanging="360"/>
      </w:pPr>
      <w:lvlJc w:val="left"/>
    </w:lvl>
    <w:lvl w:ilvl="1" w:tplc="46A0E9CC">
      <w:numFmt w:val="lowerLetter"/>
      <w:lvlText w:val="%2."/>
      <w:start w:val="1"/>
      <w:pPr>
        <w:ind w:left="1440"/>
        <w:ind w:hanging="360"/>
      </w:pPr>
      <w:lvlJc w:val="left"/>
    </w:lvl>
    <w:lvl w:ilvl="2" w:tplc="DB12E7EE">
      <w:numFmt w:val="lowerRoman"/>
      <w:lvlText w:val="%3."/>
      <w:start w:val="1"/>
      <w:pPr>
        <w:ind w:left="2160"/>
        <w:ind w:hanging="180"/>
      </w:pPr>
      <w:lvlJc w:val="right"/>
    </w:lvl>
    <w:lvl w:ilvl="3" w:tplc="2318A588">
      <w:numFmt w:val="decimal"/>
      <w:lvlText w:val="%4."/>
      <w:start w:val="1"/>
      <w:pPr>
        <w:ind w:left="2880"/>
        <w:ind w:hanging="360"/>
      </w:pPr>
      <w:lvlJc w:val="left"/>
    </w:lvl>
    <w:lvl w:ilvl="4" w:tplc="C994A8D8">
      <w:numFmt w:val="lowerLetter"/>
      <w:lvlText w:val="%5."/>
      <w:start w:val="1"/>
      <w:pPr>
        <w:ind w:left="3600"/>
        <w:ind w:hanging="360"/>
      </w:pPr>
      <w:lvlJc w:val="left"/>
    </w:lvl>
    <w:lvl w:ilvl="5" w:tplc="0E645226">
      <w:numFmt w:val="lowerRoman"/>
      <w:lvlText w:val="%6."/>
      <w:start w:val="1"/>
      <w:pPr>
        <w:ind w:left="4320"/>
        <w:ind w:hanging="180"/>
      </w:pPr>
      <w:lvlJc w:val="right"/>
    </w:lvl>
    <w:lvl w:ilvl="6" w:tplc="114CDFEE">
      <w:numFmt w:val="decimal"/>
      <w:lvlText w:val="%7."/>
      <w:start w:val="1"/>
      <w:pPr>
        <w:ind w:left="5040"/>
        <w:ind w:hanging="360"/>
      </w:pPr>
      <w:lvlJc w:val="left"/>
    </w:lvl>
    <w:lvl w:ilvl="7" w:tplc="44D04878">
      <w:numFmt w:val="lowerLetter"/>
      <w:lvlText w:val="%8."/>
      <w:start w:val="1"/>
      <w:pPr>
        <w:ind w:left="5760"/>
        <w:ind w:hanging="360"/>
      </w:pPr>
      <w:lvlJc w:val="left"/>
    </w:lvl>
    <w:lvl w:ilvl="8" w:tplc="8BF6D27C">
      <w:numFmt w:val="lowerRoman"/>
      <w:lvlText w:val="%9."/>
      <w:start w:val="1"/>
      <w:pPr>
        <w:ind w:left="6480"/>
        <w:ind w:hanging="180"/>
      </w:pPr>
      <w:lvlJc w:val="right"/>
    </w:lvl>
  </w:abstractNum>
  <w:abstractNum w:abstractNumId="10">
    <w:multiLevelType w:val="hybridMultilevel"/>
    <w:nsid w:val="4AC20628"/>
    <w:tmpl w:val="F8103C5A"/>
    <w:lvl w:ilvl="0" w:tplc="A9FA709A">
      <w:numFmt w:val="bullet"/>
      <w:lvlText w:val=""/>
      <w:start w:val="1"/>
      <w:rPr>
        <w:rFonts w:ascii="Symbol" w:hAnsi="Symbol" w:hint="default"/>
      </w:rPr>
      <w:pPr>
        <w:ind w:left="720"/>
        <w:ind w:hanging="360"/>
      </w:pPr>
      <w:lvlJc w:val="left"/>
    </w:lvl>
    <w:lvl w:ilvl="1" w:tplc="65F85BD2">
      <w:numFmt w:val="bullet"/>
      <w:lvlText w:val="o"/>
      <w:start w:val="1"/>
      <w:rPr>
        <w:rFonts w:ascii="Courier New" w:hAnsi="Courier New" w:hint="default"/>
      </w:rPr>
      <w:pPr>
        <w:ind w:left="1440"/>
        <w:ind w:hanging="360"/>
      </w:pPr>
      <w:lvlJc w:val="left"/>
    </w:lvl>
    <w:lvl w:ilvl="2" w:tplc="1FF434F6">
      <w:numFmt w:val="bullet"/>
      <w:lvlText w:val=""/>
      <w:start w:val="1"/>
      <w:rPr>
        <w:rFonts w:ascii="Wingdings" w:hAnsi="Wingdings" w:hint="default"/>
      </w:rPr>
      <w:pPr>
        <w:ind w:left="2160"/>
        <w:ind w:hanging="360"/>
      </w:pPr>
      <w:lvlJc w:val="left"/>
    </w:lvl>
    <w:lvl w:ilvl="3" w:tplc="1C949EF8">
      <w:numFmt w:val="bullet"/>
      <w:lvlText w:val=""/>
      <w:start w:val="1"/>
      <w:rPr>
        <w:rFonts w:ascii="Symbol" w:hAnsi="Symbol" w:hint="default"/>
      </w:rPr>
      <w:pPr>
        <w:ind w:left="2880"/>
        <w:ind w:hanging="360"/>
      </w:pPr>
      <w:lvlJc w:val="left"/>
    </w:lvl>
    <w:lvl w:ilvl="4" w:tplc="3CBEC5B2">
      <w:numFmt w:val="bullet"/>
      <w:lvlText w:val="o"/>
      <w:start w:val="1"/>
      <w:rPr>
        <w:rFonts w:ascii="Courier New" w:hAnsi="Courier New" w:hint="default"/>
      </w:rPr>
      <w:pPr>
        <w:ind w:left="3600"/>
        <w:ind w:hanging="360"/>
      </w:pPr>
      <w:lvlJc w:val="left"/>
    </w:lvl>
    <w:lvl w:ilvl="5" w:tplc="CE7859F0">
      <w:numFmt w:val="bullet"/>
      <w:lvlText w:val=""/>
      <w:start w:val="1"/>
      <w:rPr>
        <w:rFonts w:ascii="Wingdings" w:hAnsi="Wingdings" w:hint="default"/>
      </w:rPr>
      <w:pPr>
        <w:ind w:left="4320"/>
        <w:ind w:hanging="360"/>
      </w:pPr>
      <w:lvlJc w:val="left"/>
    </w:lvl>
    <w:lvl w:ilvl="6" w:tplc="DEE2484A">
      <w:numFmt w:val="bullet"/>
      <w:lvlText w:val=""/>
      <w:start w:val="1"/>
      <w:rPr>
        <w:rFonts w:ascii="Symbol" w:hAnsi="Symbol" w:hint="default"/>
      </w:rPr>
      <w:pPr>
        <w:ind w:left="5040"/>
        <w:ind w:hanging="360"/>
      </w:pPr>
      <w:lvlJc w:val="left"/>
    </w:lvl>
    <w:lvl w:ilvl="7" w:tplc="BB900420">
      <w:numFmt w:val="bullet"/>
      <w:lvlText w:val="o"/>
      <w:start w:val="1"/>
      <w:rPr>
        <w:rFonts w:ascii="Courier New" w:hAnsi="Courier New" w:hint="default"/>
      </w:rPr>
      <w:pPr>
        <w:ind w:left="5760"/>
        <w:ind w:hanging="360"/>
      </w:pPr>
      <w:lvlJc w:val="left"/>
    </w:lvl>
    <w:lvl w:ilvl="8" w:tplc="B25C2A74">
      <w:numFmt w:val="bullet"/>
      <w:lvlText w:val=""/>
      <w:start w:val="1"/>
      <w:rPr>
        <w:rFonts w:ascii="Wingdings" w:hAnsi="Wingdings" w:hint="default"/>
      </w:rPr>
      <w:pPr>
        <w:ind w:left="6480"/>
        <w:ind w:hanging="360"/>
      </w:pPr>
      <w:lvlJc w:val="left"/>
    </w:lvl>
  </w:abstractNum>
  <w:abstractNum w:abstractNumId="11">
    <w:multiLevelType w:val="hybridMultilevel"/>
    <w:nsid w:val="500C9DEC"/>
    <w:tmpl w:val="880CD94C"/>
    <w:lvl w:ilvl="0" w:tplc="CFBAB0FC">
      <w:numFmt w:val="decimal"/>
      <w:lvlText w:val="%1."/>
      <w:start w:val="26"/>
      <w:pPr>
        <w:ind w:left="720"/>
        <w:ind w:hanging="360"/>
      </w:pPr>
      <w:lvlJc w:val="left"/>
    </w:lvl>
    <w:lvl w:ilvl="1" w:tplc="64E87C74">
      <w:numFmt w:val="lowerLetter"/>
      <w:lvlText w:val="%2."/>
      <w:start w:val="1"/>
      <w:pPr>
        <w:ind w:left="1440"/>
        <w:ind w:hanging="360"/>
      </w:pPr>
      <w:lvlJc w:val="left"/>
    </w:lvl>
    <w:lvl w:ilvl="2" w:tplc="116E28E0">
      <w:numFmt w:val="lowerRoman"/>
      <w:lvlText w:val="%3."/>
      <w:start w:val="1"/>
      <w:pPr>
        <w:ind w:left="2160"/>
        <w:ind w:hanging="180"/>
      </w:pPr>
      <w:lvlJc w:val="right"/>
    </w:lvl>
    <w:lvl w:ilvl="3" w:tplc="A1501548">
      <w:numFmt w:val="decimal"/>
      <w:lvlText w:val="%4."/>
      <w:start w:val="1"/>
      <w:pPr>
        <w:ind w:left="2880"/>
        <w:ind w:hanging="360"/>
      </w:pPr>
      <w:lvlJc w:val="left"/>
    </w:lvl>
    <w:lvl w:ilvl="4" w:tplc="E73C6A2C">
      <w:numFmt w:val="lowerLetter"/>
      <w:lvlText w:val="%5."/>
      <w:start w:val="1"/>
      <w:pPr>
        <w:ind w:left="3600"/>
        <w:ind w:hanging="360"/>
      </w:pPr>
      <w:lvlJc w:val="left"/>
    </w:lvl>
    <w:lvl w:ilvl="5" w:tplc="B426CA46">
      <w:numFmt w:val="lowerRoman"/>
      <w:lvlText w:val="%6."/>
      <w:start w:val="1"/>
      <w:pPr>
        <w:ind w:left="4320"/>
        <w:ind w:hanging="180"/>
      </w:pPr>
      <w:lvlJc w:val="right"/>
    </w:lvl>
    <w:lvl w:ilvl="6" w:tplc="601A620A">
      <w:numFmt w:val="decimal"/>
      <w:lvlText w:val="%7."/>
      <w:start w:val="1"/>
      <w:pPr>
        <w:ind w:left="5040"/>
        <w:ind w:hanging="360"/>
      </w:pPr>
      <w:lvlJc w:val="left"/>
    </w:lvl>
    <w:lvl w:ilvl="7" w:tplc="AA66A9EC">
      <w:numFmt w:val="lowerLetter"/>
      <w:lvlText w:val="%8."/>
      <w:start w:val="1"/>
      <w:pPr>
        <w:ind w:left="5760"/>
        <w:ind w:hanging="360"/>
      </w:pPr>
      <w:lvlJc w:val="left"/>
    </w:lvl>
    <w:lvl w:ilvl="8" w:tplc="5EE60148">
      <w:numFmt w:val="lowerRoman"/>
      <w:lvlText w:val="%9."/>
      <w:start w:val="1"/>
      <w:pPr>
        <w:ind w:left="6480"/>
        <w:ind w:hanging="180"/>
      </w:pPr>
      <w:lvlJc w:val="right"/>
    </w:lvl>
  </w:abstractNum>
  <w:abstractNum w:abstractNumId="12">
    <w:multiLevelType w:val="hybridMultilevel"/>
    <w:nsid w:val="50ED21B5"/>
    <w:tmpl w:val="5C94279C"/>
    <w:lvl w:ilvl="0" w:tplc="0BC4DAE0">
      <w:numFmt w:val="decimal"/>
      <w:lvlText w:val="%1."/>
      <w:start w:val="1"/>
      <w:pPr>
        <w:ind w:left="720"/>
        <w:ind w:hanging="360"/>
      </w:pPr>
      <w:lvlJc w:val="left"/>
    </w:lvl>
    <w:lvl w:ilvl="1" w:tplc="3C805BE6">
      <w:numFmt w:val="lowerLetter"/>
      <w:lvlText w:val="%2."/>
      <w:start w:val="1"/>
      <w:pPr>
        <w:ind w:left="1440"/>
        <w:ind w:hanging="360"/>
      </w:pPr>
      <w:lvlJc w:val="left"/>
    </w:lvl>
    <w:lvl w:ilvl="2" w:tplc="FBF6C69E">
      <w:numFmt w:val="lowerRoman"/>
      <w:lvlText w:val="%3."/>
      <w:start w:val="1"/>
      <w:pPr>
        <w:ind w:left="2160"/>
        <w:ind w:hanging="180"/>
      </w:pPr>
      <w:lvlJc w:val="right"/>
    </w:lvl>
    <w:lvl w:ilvl="3" w:tplc="467EADCE">
      <w:numFmt w:val="decimal"/>
      <w:lvlText w:val="%4."/>
      <w:start w:val="1"/>
      <w:pPr>
        <w:ind w:left="2880"/>
        <w:ind w:hanging="360"/>
      </w:pPr>
      <w:lvlJc w:val="left"/>
    </w:lvl>
    <w:lvl w:ilvl="4" w:tplc="48D21A00">
      <w:numFmt w:val="lowerLetter"/>
      <w:lvlText w:val="%5."/>
      <w:start w:val="1"/>
      <w:pPr>
        <w:ind w:left="3600"/>
        <w:ind w:hanging="360"/>
      </w:pPr>
      <w:lvlJc w:val="left"/>
    </w:lvl>
    <w:lvl w:ilvl="5" w:tplc="D53C04D4">
      <w:numFmt w:val="lowerRoman"/>
      <w:lvlText w:val="%6."/>
      <w:start w:val="1"/>
      <w:pPr>
        <w:ind w:left="4320"/>
        <w:ind w:hanging="180"/>
      </w:pPr>
      <w:lvlJc w:val="right"/>
    </w:lvl>
    <w:lvl w:ilvl="6" w:tplc="AA2E4268">
      <w:numFmt w:val="decimal"/>
      <w:lvlText w:val="%7."/>
      <w:start w:val="1"/>
      <w:pPr>
        <w:ind w:left="5040"/>
        <w:ind w:hanging="360"/>
      </w:pPr>
      <w:lvlJc w:val="left"/>
    </w:lvl>
    <w:lvl w:ilvl="7" w:tplc="DD1C2170">
      <w:numFmt w:val="lowerLetter"/>
      <w:lvlText w:val="%8."/>
      <w:start w:val="1"/>
      <w:pPr>
        <w:ind w:left="5760"/>
        <w:ind w:hanging="360"/>
      </w:pPr>
      <w:lvlJc w:val="left"/>
    </w:lvl>
    <w:lvl w:ilvl="8" w:tplc="28547AB2">
      <w:numFmt w:val="lowerRoman"/>
      <w:lvlText w:val="%9."/>
      <w:start w:val="1"/>
      <w:pPr>
        <w:ind w:left="6480"/>
        <w:ind w:hanging="180"/>
      </w:pPr>
      <w:lvlJc w:val="right"/>
    </w:lvl>
  </w:abstractNum>
  <w:abstractNum w:abstractNumId="13">
    <w:multiLevelType w:val="hybridMultilevel"/>
    <w:nsid w:val="527CA4AE"/>
    <w:tmpl w:val="566E3DDE"/>
    <w:lvl w:ilvl="0" w:tplc="FB127E24">
      <w:numFmt w:val="decimal"/>
      <w:lvlText w:val="%1."/>
      <w:start w:val="66"/>
      <w:pPr>
        <w:ind w:left="720"/>
        <w:ind w:hanging="360"/>
      </w:pPr>
      <w:lvlJc w:val="left"/>
    </w:lvl>
    <w:lvl w:ilvl="1" w:tplc="A2F4D674">
      <w:numFmt w:val="lowerLetter"/>
      <w:lvlText w:val="%2."/>
      <w:start w:val="1"/>
      <w:pPr>
        <w:ind w:left="1440"/>
        <w:ind w:hanging="360"/>
      </w:pPr>
      <w:lvlJc w:val="left"/>
    </w:lvl>
    <w:lvl w:ilvl="2" w:tplc="DC7C2A3C">
      <w:numFmt w:val="lowerRoman"/>
      <w:lvlText w:val="%3."/>
      <w:start w:val="1"/>
      <w:pPr>
        <w:ind w:left="2160"/>
        <w:ind w:hanging="180"/>
      </w:pPr>
      <w:lvlJc w:val="right"/>
    </w:lvl>
    <w:lvl w:ilvl="3" w:tplc="9C0024C4">
      <w:numFmt w:val="decimal"/>
      <w:lvlText w:val="%4."/>
      <w:start w:val="1"/>
      <w:pPr>
        <w:ind w:left="2880"/>
        <w:ind w:hanging="360"/>
      </w:pPr>
      <w:lvlJc w:val="left"/>
    </w:lvl>
    <w:lvl w:ilvl="4" w:tplc="DDC6959E">
      <w:numFmt w:val="lowerLetter"/>
      <w:lvlText w:val="%5."/>
      <w:start w:val="1"/>
      <w:pPr>
        <w:ind w:left="3600"/>
        <w:ind w:hanging="360"/>
      </w:pPr>
      <w:lvlJc w:val="left"/>
    </w:lvl>
    <w:lvl w:ilvl="5" w:tplc="723E388A">
      <w:numFmt w:val="lowerRoman"/>
      <w:lvlText w:val="%6."/>
      <w:start w:val="1"/>
      <w:pPr>
        <w:ind w:left="4320"/>
        <w:ind w:hanging="180"/>
      </w:pPr>
      <w:lvlJc w:val="right"/>
    </w:lvl>
    <w:lvl w:ilvl="6" w:tplc="538C9A18">
      <w:numFmt w:val="decimal"/>
      <w:lvlText w:val="%7."/>
      <w:start w:val="1"/>
      <w:pPr>
        <w:ind w:left="5040"/>
        <w:ind w:hanging="360"/>
      </w:pPr>
      <w:lvlJc w:val="left"/>
    </w:lvl>
    <w:lvl w:ilvl="7" w:tplc="0DEEA920">
      <w:numFmt w:val="lowerLetter"/>
      <w:lvlText w:val="%8."/>
      <w:start w:val="1"/>
      <w:pPr>
        <w:ind w:left="5760"/>
        <w:ind w:hanging="360"/>
      </w:pPr>
      <w:lvlJc w:val="left"/>
    </w:lvl>
    <w:lvl w:ilvl="8" w:tplc="9B94F550">
      <w:numFmt w:val="lowerRoman"/>
      <w:lvlText w:val="%9."/>
      <w:start w:val="1"/>
      <w:pPr>
        <w:ind w:left="6480"/>
        <w:ind w:hanging="180"/>
      </w:pPr>
      <w:lvlJc w:val="right"/>
    </w:lvl>
  </w:abstractNum>
  <w:abstractNum w:abstractNumId="14">
    <w:multiLevelType w:val="hybridMultilevel"/>
    <w:nsid w:val="5B33F7A5"/>
    <w:tmpl w:val="3BF46418"/>
    <w:lvl w:ilvl="0" w:tplc="755CD122">
      <w:numFmt w:val="decimal"/>
      <w:lvlText w:val="%1."/>
      <w:start w:val="56"/>
      <w:pPr>
        <w:ind w:left="720"/>
        <w:ind w:hanging="360"/>
      </w:pPr>
      <w:lvlJc w:val="left"/>
    </w:lvl>
    <w:lvl w:ilvl="1" w:tplc="A78AC7BE">
      <w:numFmt w:val="lowerLetter"/>
      <w:lvlText w:val="%2."/>
      <w:start w:val="1"/>
      <w:pPr>
        <w:ind w:left="1440"/>
        <w:ind w:hanging="360"/>
      </w:pPr>
      <w:lvlJc w:val="left"/>
    </w:lvl>
    <w:lvl w:ilvl="2" w:tplc="7C44A770">
      <w:numFmt w:val="lowerRoman"/>
      <w:lvlText w:val="%3."/>
      <w:start w:val="1"/>
      <w:pPr>
        <w:ind w:left="2160"/>
        <w:ind w:hanging="180"/>
      </w:pPr>
      <w:lvlJc w:val="right"/>
    </w:lvl>
    <w:lvl w:ilvl="3" w:tplc="FA3ED102">
      <w:numFmt w:val="decimal"/>
      <w:lvlText w:val="%4."/>
      <w:start w:val="1"/>
      <w:pPr>
        <w:ind w:left="2880"/>
        <w:ind w:hanging="360"/>
      </w:pPr>
      <w:lvlJc w:val="left"/>
    </w:lvl>
    <w:lvl w:ilvl="4" w:tplc="E098BF2A">
      <w:numFmt w:val="lowerLetter"/>
      <w:lvlText w:val="%5."/>
      <w:start w:val="1"/>
      <w:pPr>
        <w:ind w:left="3600"/>
        <w:ind w:hanging="360"/>
      </w:pPr>
      <w:lvlJc w:val="left"/>
    </w:lvl>
    <w:lvl w:ilvl="5" w:tplc="290C26FA">
      <w:numFmt w:val="lowerRoman"/>
      <w:lvlText w:val="%6."/>
      <w:start w:val="1"/>
      <w:pPr>
        <w:ind w:left="4320"/>
        <w:ind w:hanging="180"/>
      </w:pPr>
      <w:lvlJc w:val="right"/>
    </w:lvl>
    <w:lvl w:ilvl="6" w:tplc="8CCE6384">
      <w:numFmt w:val="decimal"/>
      <w:lvlText w:val="%7."/>
      <w:start w:val="1"/>
      <w:pPr>
        <w:ind w:left="5040"/>
        <w:ind w:hanging="360"/>
      </w:pPr>
      <w:lvlJc w:val="left"/>
    </w:lvl>
    <w:lvl w:ilvl="7" w:tplc="4064B350">
      <w:numFmt w:val="lowerLetter"/>
      <w:lvlText w:val="%8."/>
      <w:start w:val="1"/>
      <w:pPr>
        <w:ind w:left="5760"/>
        <w:ind w:hanging="360"/>
      </w:pPr>
      <w:lvlJc w:val="left"/>
    </w:lvl>
    <w:lvl w:ilvl="8" w:tplc="7DB4D7F6">
      <w:numFmt w:val="lowerRoman"/>
      <w:lvlText w:val="%9."/>
      <w:start w:val="1"/>
      <w:pPr>
        <w:ind w:left="6480"/>
        <w:ind w:hanging="180"/>
      </w:pPr>
      <w:lvlJc w:val="right"/>
    </w:lvl>
  </w:abstractNum>
  <w:abstractNum w:abstractNumId="15">
    <w:multiLevelType w:val="hybridMultilevel"/>
    <w:nsid w:val="66418B41"/>
    <w:tmpl w:val="41DC018E"/>
    <w:lvl w:ilvl="0" w:tplc="21F87522">
      <w:numFmt w:val="decimal"/>
      <w:lvlText w:val="%1."/>
      <w:start w:val="36"/>
      <w:pPr>
        <w:ind w:left="720"/>
        <w:ind w:hanging="360"/>
      </w:pPr>
      <w:lvlJc w:val="left"/>
    </w:lvl>
    <w:lvl w:ilvl="1" w:tplc="F35A8B98">
      <w:numFmt w:val="lowerLetter"/>
      <w:lvlText w:val="%2."/>
      <w:start w:val="1"/>
      <w:pPr>
        <w:ind w:left="1440"/>
        <w:ind w:hanging="360"/>
      </w:pPr>
      <w:lvlJc w:val="left"/>
    </w:lvl>
    <w:lvl w:ilvl="2" w:tplc="BB5EB1C4">
      <w:numFmt w:val="lowerRoman"/>
      <w:lvlText w:val="%3."/>
      <w:start w:val="1"/>
      <w:pPr>
        <w:ind w:left="2160"/>
        <w:ind w:hanging="180"/>
      </w:pPr>
      <w:lvlJc w:val="right"/>
    </w:lvl>
    <w:lvl w:ilvl="3" w:tplc="3BA47C20">
      <w:numFmt w:val="decimal"/>
      <w:lvlText w:val="%4."/>
      <w:start w:val="1"/>
      <w:pPr>
        <w:ind w:left="2880"/>
        <w:ind w:hanging="360"/>
      </w:pPr>
      <w:lvlJc w:val="left"/>
    </w:lvl>
    <w:lvl w:ilvl="4" w:tplc="61486A92">
      <w:numFmt w:val="lowerLetter"/>
      <w:lvlText w:val="%5."/>
      <w:start w:val="1"/>
      <w:pPr>
        <w:ind w:left="3600"/>
        <w:ind w:hanging="360"/>
      </w:pPr>
      <w:lvlJc w:val="left"/>
    </w:lvl>
    <w:lvl w:ilvl="5" w:tplc="C52476FC">
      <w:numFmt w:val="lowerRoman"/>
      <w:lvlText w:val="%6."/>
      <w:start w:val="1"/>
      <w:pPr>
        <w:ind w:left="4320"/>
        <w:ind w:hanging="180"/>
      </w:pPr>
      <w:lvlJc w:val="right"/>
    </w:lvl>
    <w:lvl w:ilvl="6" w:tplc="411655A0">
      <w:numFmt w:val="decimal"/>
      <w:lvlText w:val="%7."/>
      <w:start w:val="1"/>
      <w:pPr>
        <w:ind w:left="5040"/>
        <w:ind w:hanging="360"/>
      </w:pPr>
      <w:lvlJc w:val="left"/>
    </w:lvl>
    <w:lvl w:ilvl="7" w:tplc="2C562334">
      <w:numFmt w:val="lowerLetter"/>
      <w:lvlText w:val="%8."/>
      <w:start w:val="1"/>
      <w:pPr>
        <w:ind w:left="5760"/>
        <w:ind w:hanging="360"/>
      </w:pPr>
      <w:lvlJc w:val="left"/>
    </w:lvl>
    <w:lvl w:ilvl="8" w:tplc="F8FC8D2A">
      <w:numFmt w:val="lowerRoman"/>
      <w:lvlText w:val="%9."/>
      <w:start w:val="1"/>
      <w:pPr>
        <w:ind w:left="6480"/>
        <w:ind w:hanging="180"/>
      </w:pPr>
      <w:lvlJc w:val="right"/>
    </w:lvl>
  </w:abstractNum>
  <w:abstractNum w:abstractNumId="16">
    <w:multiLevelType w:val="hybridMultilevel"/>
    <w:nsid w:val="747FC8B7"/>
    <w:tmpl w:val="63BA3286"/>
    <w:lvl w:ilvl="0" w:tplc="B08EACA8">
      <w:numFmt w:val="bullet"/>
      <w:lvlText w:val=""/>
      <w:start w:val="1"/>
      <w:rPr>
        <w:rFonts w:ascii="Symbol" w:hAnsi="Symbol" w:hint="default"/>
      </w:rPr>
      <w:pPr>
        <w:ind w:left="720"/>
        <w:ind w:hanging="360"/>
      </w:pPr>
      <w:lvlJc w:val="left"/>
    </w:lvl>
    <w:lvl w:ilvl="1" w:tplc="3D94C3CA">
      <w:numFmt w:val="bullet"/>
      <w:lvlText w:val="o"/>
      <w:start w:val="1"/>
      <w:rPr>
        <w:rFonts w:ascii="Courier New" w:hAnsi="Courier New" w:hint="default"/>
      </w:rPr>
      <w:pPr>
        <w:ind w:left="1440"/>
        <w:ind w:hanging="360"/>
      </w:pPr>
      <w:lvlJc w:val="left"/>
    </w:lvl>
    <w:lvl w:ilvl="2" w:tplc="AE2681EA">
      <w:numFmt w:val="bullet"/>
      <w:lvlText w:val=""/>
      <w:start w:val="1"/>
      <w:rPr>
        <w:rFonts w:ascii="Wingdings" w:hAnsi="Wingdings" w:hint="default"/>
      </w:rPr>
      <w:pPr>
        <w:ind w:left="2160"/>
        <w:ind w:hanging="360"/>
      </w:pPr>
      <w:lvlJc w:val="left"/>
    </w:lvl>
    <w:lvl w:ilvl="3" w:tplc="8E5CE2BE">
      <w:numFmt w:val="bullet"/>
      <w:lvlText w:val=""/>
      <w:start w:val="1"/>
      <w:rPr>
        <w:rFonts w:ascii="Symbol" w:hAnsi="Symbol" w:hint="default"/>
      </w:rPr>
      <w:pPr>
        <w:ind w:left="2880"/>
        <w:ind w:hanging="360"/>
      </w:pPr>
      <w:lvlJc w:val="left"/>
    </w:lvl>
    <w:lvl w:ilvl="4" w:tplc="264A56C6">
      <w:numFmt w:val="bullet"/>
      <w:lvlText w:val="o"/>
      <w:start w:val="1"/>
      <w:rPr>
        <w:rFonts w:ascii="Courier New" w:hAnsi="Courier New" w:hint="default"/>
      </w:rPr>
      <w:pPr>
        <w:ind w:left="3600"/>
        <w:ind w:hanging="360"/>
      </w:pPr>
      <w:lvlJc w:val="left"/>
    </w:lvl>
    <w:lvl w:ilvl="5" w:tplc="3EAA5322">
      <w:numFmt w:val="bullet"/>
      <w:lvlText w:val=""/>
      <w:start w:val="1"/>
      <w:rPr>
        <w:rFonts w:ascii="Wingdings" w:hAnsi="Wingdings" w:hint="default"/>
      </w:rPr>
      <w:pPr>
        <w:ind w:left="4320"/>
        <w:ind w:hanging="360"/>
      </w:pPr>
      <w:lvlJc w:val="left"/>
    </w:lvl>
    <w:lvl w:ilvl="6" w:tplc="981A8F4C">
      <w:numFmt w:val="bullet"/>
      <w:lvlText w:val=""/>
      <w:start w:val="1"/>
      <w:rPr>
        <w:rFonts w:ascii="Symbol" w:hAnsi="Symbol" w:hint="default"/>
      </w:rPr>
      <w:pPr>
        <w:ind w:left="5040"/>
        <w:ind w:hanging="360"/>
      </w:pPr>
      <w:lvlJc w:val="left"/>
    </w:lvl>
    <w:lvl w:ilvl="7" w:tplc="F49CC9B8">
      <w:numFmt w:val="bullet"/>
      <w:lvlText w:val="o"/>
      <w:start w:val="1"/>
      <w:rPr>
        <w:rFonts w:ascii="Courier New" w:hAnsi="Courier New" w:hint="default"/>
      </w:rPr>
      <w:pPr>
        <w:ind w:left="5760"/>
        <w:ind w:hanging="360"/>
      </w:pPr>
      <w:lvlJc w:val="left"/>
    </w:lvl>
    <w:lvl w:ilvl="8" w:tplc="1B76070E">
      <w:numFmt w:val="bullet"/>
      <w:lvlText w:val=""/>
      <w:start w:val="1"/>
      <w:rPr>
        <w:rFonts w:ascii="Wingdings" w:hAnsi="Wingdings" w:hint="default"/>
      </w:rPr>
      <w:pPr>
        <w:ind w:left="6480"/>
        <w:ind w:hanging="360"/>
      </w:pPr>
      <w:lvlJc w:val="left"/>
    </w:lvl>
  </w:abstractNum>
  <w:abstractNum w:abstractNumId="17">
    <w:multiLevelType w:val="hybridMultilevel"/>
    <w:nsid w:val="74B3A2E3"/>
    <w:tmpl w:val="9B7EBBDC"/>
    <w:lvl w:ilvl="0" w:tplc="632264CC">
      <w:numFmt w:val="decimal"/>
      <w:lvlText w:val="%1."/>
      <w:start w:val="71"/>
      <w:pPr>
        <w:ind w:left="720"/>
        <w:ind w:hanging="360"/>
      </w:pPr>
      <w:lvlJc w:val="left"/>
    </w:lvl>
    <w:lvl w:ilvl="1" w:tplc="78527F44">
      <w:numFmt w:val="lowerLetter"/>
      <w:lvlText w:val="%2."/>
      <w:start w:val="1"/>
      <w:pPr>
        <w:ind w:left="1440"/>
        <w:ind w:hanging="360"/>
      </w:pPr>
      <w:lvlJc w:val="left"/>
    </w:lvl>
    <w:lvl w:ilvl="2" w:tplc="D0F6E7E6">
      <w:numFmt w:val="lowerRoman"/>
      <w:lvlText w:val="%3."/>
      <w:start w:val="1"/>
      <w:pPr>
        <w:ind w:left="2160"/>
        <w:ind w:hanging="180"/>
      </w:pPr>
      <w:lvlJc w:val="right"/>
    </w:lvl>
    <w:lvl w:ilvl="3" w:tplc="121AE9A8">
      <w:numFmt w:val="decimal"/>
      <w:lvlText w:val="%4."/>
      <w:start w:val="1"/>
      <w:pPr>
        <w:ind w:left="2880"/>
        <w:ind w:hanging="360"/>
      </w:pPr>
      <w:lvlJc w:val="left"/>
    </w:lvl>
    <w:lvl w:ilvl="4" w:tplc="5D366144">
      <w:numFmt w:val="lowerLetter"/>
      <w:lvlText w:val="%5."/>
      <w:start w:val="1"/>
      <w:pPr>
        <w:ind w:left="3600"/>
        <w:ind w:hanging="360"/>
      </w:pPr>
      <w:lvlJc w:val="left"/>
    </w:lvl>
    <w:lvl w:ilvl="5" w:tplc="EE666744">
      <w:numFmt w:val="lowerRoman"/>
      <w:lvlText w:val="%6."/>
      <w:start w:val="1"/>
      <w:pPr>
        <w:ind w:left="4320"/>
        <w:ind w:hanging="180"/>
      </w:pPr>
      <w:lvlJc w:val="right"/>
    </w:lvl>
    <w:lvl w:ilvl="6" w:tplc="145C8E92">
      <w:numFmt w:val="decimal"/>
      <w:lvlText w:val="%7."/>
      <w:start w:val="1"/>
      <w:pPr>
        <w:ind w:left="5040"/>
        <w:ind w:hanging="360"/>
      </w:pPr>
      <w:lvlJc w:val="left"/>
    </w:lvl>
    <w:lvl w:ilvl="7" w:tplc="1A1E309E">
      <w:numFmt w:val="lowerLetter"/>
      <w:lvlText w:val="%8."/>
      <w:start w:val="1"/>
      <w:pPr>
        <w:ind w:left="5760"/>
        <w:ind w:hanging="360"/>
      </w:pPr>
      <w:lvlJc w:val="left"/>
    </w:lvl>
    <w:lvl w:ilvl="8" w:tplc="78EC6136">
      <w:numFmt w:val="lowerRoman"/>
      <w:lvlText w:val="%9."/>
      <w:start w:val="1"/>
      <w:pPr>
        <w:ind w:left="6480"/>
        <w:ind w:hanging="180"/>
      </w:pPr>
      <w:lvlJc w:val="right"/>
    </w:lvl>
  </w:abstractNum>
  <w:abstractNum w:abstractNumId="18">
    <w:multiLevelType w:val="hybridMultilevel"/>
    <w:nsid w:val="764B4574"/>
    <w:tmpl w:val="68169C0C"/>
    <w:lvl w:ilvl="0" w:tplc="1716F582">
      <w:numFmt w:val="bullet"/>
      <w:lvlText w:val=""/>
      <w:start w:val="1"/>
      <w:rPr>
        <w:rFonts w:ascii="Symbol" w:hAnsi="Symbol" w:hint="default"/>
      </w:rPr>
      <w:pPr>
        <w:ind w:left="720"/>
        <w:ind w:hanging="360"/>
      </w:pPr>
      <w:lvlJc w:val="left"/>
    </w:lvl>
    <w:lvl w:ilvl="1" w:tplc="44CCCF42">
      <w:numFmt w:val="bullet"/>
      <w:lvlText w:val="o"/>
      <w:start w:val="1"/>
      <w:rPr>
        <w:rFonts w:ascii="Courier New" w:hAnsi="Courier New" w:hint="default"/>
      </w:rPr>
      <w:pPr>
        <w:ind w:left="1440"/>
        <w:ind w:hanging="360"/>
      </w:pPr>
      <w:lvlJc w:val="left"/>
    </w:lvl>
    <w:lvl w:ilvl="2" w:tplc="92E4A18E">
      <w:numFmt w:val="bullet"/>
      <w:lvlText w:val=""/>
      <w:start w:val="1"/>
      <w:rPr>
        <w:rFonts w:ascii="Wingdings" w:hAnsi="Wingdings" w:hint="default"/>
      </w:rPr>
      <w:pPr>
        <w:ind w:left="2160"/>
        <w:ind w:hanging="360"/>
      </w:pPr>
      <w:lvlJc w:val="left"/>
    </w:lvl>
    <w:lvl w:ilvl="3" w:tplc="6EE6D0DC">
      <w:numFmt w:val="bullet"/>
      <w:lvlText w:val=""/>
      <w:start w:val="1"/>
      <w:rPr>
        <w:rFonts w:ascii="Symbol" w:hAnsi="Symbol" w:hint="default"/>
      </w:rPr>
      <w:pPr>
        <w:ind w:left="2880"/>
        <w:ind w:hanging="360"/>
      </w:pPr>
      <w:lvlJc w:val="left"/>
    </w:lvl>
    <w:lvl w:ilvl="4" w:tplc="47641D2C">
      <w:numFmt w:val="bullet"/>
      <w:lvlText w:val="o"/>
      <w:start w:val="1"/>
      <w:rPr>
        <w:rFonts w:ascii="Courier New" w:hAnsi="Courier New" w:hint="default"/>
      </w:rPr>
      <w:pPr>
        <w:ind w:left="3600"/>
        <w:ind w:hanging="360"/>
      </w:pPr>
      <w:lvlJc w:val="left"/>
    </w:lvl>
    <w:lvl w:ilvl="5" w:tplc="98265416">
      <w:numFmt w:val="bullet"/>
      <w:lvlText w:val=""/>
      <w:start w:val="1"/>
      <w:rPr>
        <w:rFonts w:ascii="Wingdings" w:hAnsi="Wingdings" w:hint="default"/>
      </w:rPr>
      <w:pPr>
        <w:ind w:left="4320"/>
        <w:ind w:hanging="360"/>
      </w:pPr>
      <w:lvlJc w:val="left"/>
    </w:lvl>
    <w:lvl w:ilvl="6" w:tplc="641268D4">
      <w:numFmt w:val="bullet"/>
      <w:lvlText w:val=""/>
      <w:start w:val="1"/>
      <w:rPr>
        <w:rFonts w:ascii="Symbol" w:hAnsi="Symbol" w:hint="default"/>
      </w:rPr>
      <w:pPr>
        <w:ind w:left="5040"/>
        <w:ind w:hanging="360"/>
      </w:pPr>
      <w:lvlJc w:val="left"/>
    </w:lvl>
    <w:lvl w:ilvl="7" w:tplc="22B6219E">
      <w:numFmt w:val="bullet"/>
      <w:lvlText w:val="o"/>
      <w:start w:val="1"/>
      <w:rPr>
        <w:rFonts w:ascii="Courier New" w:hAnsi="Courier New" w:hint="default"/>
      </w:rPr>
      <w:pPr>
        <w:ind w:left="5760"/>
        <w:ind w:hanging="360"/>
      </w:pPr>
      <w:lvlJc w:val="left"/>
    </w:lvl>
    <w:lvl w:ilvl="8" w:tplc="2E363FDA">
      <w:numFmt w:val="bullet"/>
      <w:lvlText w:val=""/>
      <w:start w:val="1"/>
      <w:rPr>
        <w:rFonts w:ascii="Wingdings" w:hAnsi="Wingdings" w:hint="default"/>
      </w:rPr>
      <w:pPr>
        <w:ind w:left="6480"/>
        <w:ind w:hanging="360"/>
      </w:pPr>
      <w:lvlJc w:val="left"/>
    </w:lvl>
  </w:abstractNum>
  <w:abstractNum w:abstractNumId="10121982">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abstractNumId w:val="17"/>
  </w:num>
  <w:num w:numId="2">
    <w:abstractNumId w:val="13"/>
  </w:num>
  <w:num w:numId="3">
    <w:abstractNumId w:val="0"/>
  </w:num>
  <w:num w:numId="4">
    <w:abstractNumId w:val="14"/>
  </w:num>
  <w:num w:numId="5">
    <w:abstractNumId w:val="2"/>
  </w:num>
  <w:num w:numId="6">
    <w:abstractNumId w:val="5"/>
  </w:num>
  <w:num w:numId="7">
    <w:abstractNumId w:val="9"/>
  </w:num>
  <w:num w:numId="8">
    <w:abstractNumId w:val="15"/>
  </w:num>
  <w:num w:numId="9">
    <w:abstractNumId w:val="1"/>
  </w:num>
  <w:num w:numId="10">
    <w:abstractNumId w:val="12"/>
  </w:num>
  <w:num w:numId="11">
    <w:abstractNumId w:val="11"/>
  </w:num>
  <w:num w:numId="12">
    <w:abstractNumId w:val="6"/>
  </w:num>
  <w:num w:numId="13">
    <w:abstractNumId w:val="3"/>
  </w:num>
  <w:num w:numId="14">
    <w:abstractNumId w:val="16"/>
  </w:num>
  <w:num w:numId="15">
    <w:abstractNumId w:val="10"/>
  </w:num>
  <w:num w:numId="16">
    <w:abstractNumId w:val="4"/>
  </w:num>
  <w:num w:numId="17">
    <w:abstractNumId w:val="8"/>
  </w:num>
  <w:num w:numId="18">
    <w:abstractNumId w:val="18"/>
  </w:num>
  <w:num w:numId="19">
    <w:abstractNumId w:val="7"/>
  </w:num>
  <w:num w:numId="10121982">
    <w:abstractNumId w:val="10121982"/>
  </w:num>
</w:numbering>
</file>

<file path=word/people.xml><?xml version="1.0" encoding="utf-8"?>
<w15:people xmlns:mc="http://schemas.openxmlformats.org/markup-compatibility/2006" xmlns:w15="http://schemas.microsoft.com/office/word/2012/wordml" mc:Ignorable="w15"/>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210C8"/>
  <w15:chartTrackingRefBased/>
  <w15:docId w15:val="{07342422-13DC-4B2A-92D7-2A26075332A8}"/>
  <w:rsids>
    <w:rsidRoot val="586210C8"/>
    <w:rsid val="00144A47"/>
    <w:rsid val="002F4878"/>
    <w:rsid val="004BAD54"/>
    <w:rsid val="00553F2E"/>
    <w:rsid val="008203E8"/>
    <w:rsid val="008EE0E6"/>
    <w:rsid val="00A94398"/>
    <w:rsid val="00DC0B45"/>
    <w:rsid val="00E85A21"/>
    <w:rsid val="00F23CE8"/>
    <w:rsid val="0102DE21"/>
    <w:rsid val="0103CBBF"/>
    <w:rsid val="01815383"/>
    <w:rsid val="01F9EB5A"/>
    <w:rsid val="020AD823"/>
    <w:rsid val="024176ED"/>
    <w:rsid val="02498EE3"/>
    <w:rsid val="035217B6"/>
    <w:rsid val="0357C58C"/>
    <w:rsid val="037ADC76"/>
    <w:rsid val="037C6FC4"/>
    <w:rsid val="03BBC7DD"/>
    <w:rsid val="0451E8D0"/>
    <w:rsid val="04B0F76E"/>
    <w:rsid val="051AB715"/>
    <w:rsid val="05A78BDF"/>
    <w:rsid val="05B5F6E3"/>
    <w:rsid val="06180A74"/>
    <w:rsid val="06580999"/>
    <w:rsid val="06A0D4D2"/>
    <w:rsid val="06B8853D"/>
    <w:rsid val="06BE1B8A"/>
    <w:rsid val="0753195E"/>
    <w:rsid val="0778BB03"/>
    <w:rsid val="0781537B"/>
    <w:rsid val="07886D0D"/>
    <w:rsid val="07E03882"/>
    <w:rsid val="084E7CE4"/>
    <w:rsid val="08780523"/>
    <w:rsid val="088A2F67"/>
    <w:rsid val="08D60764"/>
    <w:rsid val="090D7BF4"/>
    <w:rsid val="09415046"/>
    <w:rsid val="0957F172"/>
    <w:rsid val="09667BAE"/>
    <w:rsid val="09876837"/>
    <w:rsid val="09930231"/>
    <w:rsid val="099E03F9"/>
    <w:rsid val="09B8B9A6"/>
    <w:rsid val="09DDA2B1"/>
    <w:rsid val="0A04A670"/>
    <w:rsid val="0A52CF3E"/>
    <w:rsid val="0A74DA88"/>
    <w:rsid val="0AC84107"/>
    <w:rsid val="0AD726C4"/>
    <w:rsid val="0AFC0CF5"/>
    <w:rsid val="0B1A5EA0"/>
    <w:rsid val="0B20DA02"/>
    <w:rsid val="0B277C97"/>
    <w:rsid val="0B360D8F"/>
    <w:rsid val="0B436064"/>
    <w:rsid val="0B646503"/>
    <w:rsid val="0BBD0C84"/>
    <w:rsid val="0BC2F09F"/>
    <w:rsid val="0BD3A1C3"/>
    <w:rsid val="0BE8B491"/>
    <w:rsid val="0C821CFF"/>
    <w:rsid val="0D1075B5"/>
    <w:rsid val="0D7F2CE0"/>
    <w:rsid val="0D9AA687"/>
    <w:rsid val="0DDB8F16"/>
    <w:rsid val="0DDD3BE4"/>
    <w:rsid val="0DF26B93"/>
    <w:rsid val="0E63BEEB"/>
    <w:rsid val="0E6E7941"/>
    <w:rsid val="0E7548CB"/>
    <w:rsid val="0E7F9F08"/>
    <w:rsid val="0EBCF4FA"/>
    <w:rsid val="0ED8D03B"/>
    <w:rsid val="0F2EC42C"/>
    <w:rsid val="0FAB21C6"/>
    <w:rsid val="0FEB1522"/>
    <w:rsid val="10FCA4BA"/>
    <w:rsid val="1104D8B3"/>
    <w:rsid val="116179F9"/>
    <w:rsid val="118683E0"/>
    <w:rsid val="11D46B4D"/>
    <w:rsid val="11D6CBD7"/>
    <w:rsid val="11EED136"/>
    <w:rsid val="11FE16A1"/>
    <w:rsid val="12147B87"/>
    <w:rsid val="122EB0AE"/>
    <w:rsid val="1254A292"/>
    <w:rsid val="1257E4D6"/>
    <w:rsid val="12724C02"/>
    <w:rsid val="12C0FA43"/>
    <w:rsid val="133062C2"/>
    <w:rsid val="1343615F"/>
    <w:rsid val="134C261A"/>
    <w:rsid val="1366A0C4"/>
    <w:rsid val="1367B6D1"/>
    <w:rsid val="136AC63E"/>
    <w:rsid val="1379A036"/>
    <w:rsid val="13B8CBB0"/>
    <w:rsid val="13BE8AE2"/>
    <w:rsid val="13BF06FD"/>
    <w:rsid val="13D6EA70"/>
    <w:rsid val="1406C686"/>
    <w:rsid val="140EE902"/>
    <w:rsid val="146B21EC"/>
    <w:rsid val="147733F1"/>
    <w:rsid val="14C50072"/>
    <w:rsid val="14D5721D"/>
    <w:rsid val="151B4C6C"/>
    <w:rsid val="153E9573"/>
    <w:rsid val="159BA596"/>
    <w:rsid val="16062367"/>
    <w:rsid val="1670E4D0"/>
    <w:rsid val="168D66B8"/>
    <w:rsid val="168D8FF2"/>
    <w:rsid val="168EE6D7"/>
    <w:rsid val="16B7291B"/>
    <w:rsid val="16BDF42A"/>
    <w:rsid val="17300B88"/>
    <w:rsid val="182663A2"/>
    <w:rsid val="182D3D19"/>
    <w:rsid val="18C7F5F7"/>
    <w:rsid val="18D345E5"/>
    <w:rsid val="18D78713"/>
    <w:rsid val="19108685"/>
    <w:rsid val="19573A3C"/>
    <w:rsid val="196903B0"/>
    <w:rsid val="1971C666"/>
    <w:rsid val="19BC3D12"/>
    <w:rsid val="19C24CC3"/>
    <w:rsid val="1A127524"/>
    <w:rsid val="1A175345"/>
    <w:rsid val="1A20CC94"/>
    <w:rsid val="1A427868"/>
    <w:rsid val="1A6BB06E"/>
    <w:rsid val="1A7E1049"/>
    <w:rsid val="1AA8A228"/>
    <w:rsid val="1ABDA97B"/>
    <w:rsid val="1B2999A9"/>
    <w:rsid val="1B2C2E0E"/>
    <w:rsid val="1B2EB52D"/>
    <w:rsid val="1B6A8D13"/>
    <w:rsid val="1B77D5F8"/>
    <w:rsid val="1BEDEEDE"/>
    <w:rsid val="1C25956B"/>
    <w:rsid val="1C4503F6"/>
    <w:rsid val="1C4EC18B"/>
    <w:rsid val="1C700B00"/>
    <w:rsid val="1CB22592"/>
    <w:rsid val="1CC33426"/>
    <w:rsid val="1CF965B5"/>
    <w:rsid val="1D0FB76B"/>
    <w:rsid val="1DBA8A26"/>
    <w:rsid val="1DBDCDAE"/>
    <w:rsid val="1DDD0E5B"/>
    <w:rsid val="1E05982D"/>
    <w:rsid val="1E2DE68F"/>
    <w:rsid val="1E3AE6B2"/>
    <w:rsid val="1EDC67A6"/>
    <w:rsid val="1EDDF6A9"/>
    <w:rsid val="1F836D0E"/>
    <w:rsid val="1F983871"/>
    <w:rsid val="1FEF4A04"/>
    <w:rsid val="1FF2A24C"/>
    <w:rsid val="200A3A0B"/>
    <w:rsid val="20106C0B"/>
    <w:rsid val="2021B71F"/>
    <w:rsid val="20305413"/>
    <w:rsid val="2037EEF8"/>
    <w:rsid val="206A579C"/>
    <w:rsid val="20820778"/>
    <w:rsid val="20CE295E"/>
    <w:rsid val="21075599"/>
    <w:rsid val="213D819A"/>
    <w:rsid val="217C4127"/>
    <w:rsid val="21BC60ED"/>
    <w:rsid val="21EDB9C3"/>
    <w:rsid val="21EFB1AA"/>
    <w:rsid val="221B77B0"/>
    <w:rsid val="222A7F0A"/>
    <w:rsid val="2255BCDC"/>
    <w:rsid val="22D473FC"/>
    <w:rsid val="22F60E67"/>
    <w:rsid val="235EF11C"/>
    <w:rsid val="239F9818"/>
    <w:rsid val="23AA04B3"/>
    <w:rsid val="23C1FBD6"/>
    <w:rsid val="23EB9464"/>
    <w:rsid val="240E63D4"/>
    <w:rsid val="240EFE9B"/>
    <w:rsid val="244E62DE"/>
    <w:rsid val="2451E1A5"/>
    <w:rsid val="2464D8DD"/>
    <w:rsid val="24657533"/>
    <w:rsid val="249819C4"/>
    <w:rsid val="24BE88A3"/>
    <w:rsid val="24D033C9"/>
    <w:rsid val="24EE813B"/>
    <w:rsid val="25685A02"/>
    <w:rsid val="258AB056"/>
    <w:rsid val="25AC025A"/>
    <w:rsid val="25C82025"/>
    <w:rsid val="26083C1D"/>
    <w:rsid val="26357DEF"/>
    <w:rsid val="2681F5E8"/>
    <w:rsid val="26E42AEC"/>
    <w:rsid val="271C5075"/>
    <w:rsid val="27963A43"/>
    <w:rsid val="282C6596"/>
    <w:rsid val="2836C2B3"/>
    <w:rsid val="28D867FF"/>
    <w:rsid val="2974F32A"/>
    <w:rsid val="299502C2"/>
    <w:rsid val="299A5E62"/>
    <w:rsid val="29C6DDF9"/>
    <w:rsid val="2A070E80"/>
    <w:rsid val="2A67003E"/>
    <w:rsid val="2A80C87E"/>
    <w:rsid val="2A850EBE"/>
    <w:rsid val="2A9B7C90"/>
    <w:rsid val="2AC0D94A"/>
    <w:rsid val="2B120E74"/>
    <w:rsid val="2B99E172"/>
    <w:rsid val="2BD0C45D"/>
    <w:rsid val="2BF75F64"/>
    <w:rsid val="2C33AF89"/>
    <w:rsid val="2CE2F314"/>
    <w:rsid val="2D2A7033"/>
    <w:rsid val="2E1C65DE"/>
    <w:rsid val="2EA3FF03"/>
    <w:rsid val="2F192B19"/>
    <w:rsid val="2F86884A"/>
    <w:rsid val="2F8A13C0"/>
    <w:rsid val="2FE4EA65"/>
    <w:rsid val="30225218"/>
    <w:rsid val="30C86D2D"/>
    <w:rsid val="30F7DD58"/>
    <w:rsid val="310E6C5E"/>
    <w:rsid val="313381AF"/>
    <w:rsid val="313DF4F4"/>
    <w:rsid val="318255C2"/>
    <w:rsid val="3182FEA4"/>
    <w:rsid val="31C64754"/>
    <w:rsid val="32361FB7"/>
    <w:rsid val="324671AC"/>
    <w:rsid val="32986727"/>
    <w:rsid val="331D4A40"/>
    <w:rsid val="33C15037"/>
    <w:rsid val="33C56DFF"/>
    <w:rsid val="33CD9A6C"/>
    <w:rsid val="33EE4BAF"/>
    <w:rsid val="340EF503"/>
    <w:rsid val="348991F2"/>
    <w:rsid val="349563F6"/>
    <w:rsid val="34E1C9E7"/>
    <w:rsid val="34E489C3"/>
    <w:rsid val="34FBE240"/>
    <w:rsid val="3500E384"/>
    <w:rsid val="352D47F9"/>
    <w:rsid val="35525247"/>
    <w:rsid val="357CD84D"/>
    <w:rsid val="35859FE1"/>
    <w:rsid val="36173B70"/>
    <w:rsid val="36227287"/>
    <w:rsid val="3685A868"/>
    <w:rsid val="371E1B4B"/>
    <w:rsid val="37261000"/>
    <w:rsid val="374D1634"/>
    <w:rsid val="376BDFE2"/>
    <w:rsid val="37877141"/>
    <w:rsid val="37A03E56"/>
    <w:rsid val="37D057E4"/>
    <w:rsid val="37E1C084"/>
    <w:rsid val="37EB8973"/>
    <w:rsid val="37EDE9A4"/>
    <w:rsid val="38049906"/>
    <w:rsid val="3858901B"/>
    <w:rsid val="388465E9"/>
    <w:rsid val="38AA0C01"/>
    <w:rsid val="38AFCABA"/>
    <w:rsid val="38F97EE6"/>
    <w:rsid val="3925B192"/>
    <w:rsid val="3A9C8229"/>
    <w:rsid val="3B29358B"/>
    <w:rsid val="3B5D9DCF"/>
    <w:rsid val="3B5E1FD7"/>
    <w:rsid val="3B91723F"/>
    <w:rsid val="3B981FE1"/>
    <w:rsid val="3BE43F08"/>
    <w:rsid val="3C18B88B"/>
    <w:rsid val="3C487115"/>
    <w:rsid val="3C8154CE"/>
    <w:rsid val="3C92DE24"/>
    <w:rsid val="3D40BF4B"/>
    <w:rsid val="3D4E1930"/>
    <w:rsid val="3D988BF0"/>
    <w:rsid val="3D9B29BD"/>
    <w:rsid val="3DFFF6D7"/>
    <w:rsid val="3E6CF8C6"/>
    <w:rsid val="3E8E1E7B"/>
    <w:rsid val="3E900ACF"/>
    <w:rsid val="3E9D11E5"/>
    <w:rsid val="3EDA40C0"/>
    <w:rsid val="3F39085F"/>
    <w:rsid val="3F4EAC1C"/>
    <w:rsid val="3F597011"/>
    <w:rsid val="3F68C26C"/>
    <w:rsid val="3F8CF3A9"/>
    <w:rsid val="4033306B"/>
    <w:rsid val="4039A9F7"/>
    <w:rsid val="404E3ACA"/>
    <w:rsid val="4067C9DD"/>
    <w:rsid val="40691159"/>
    <w:rsid val="410A4E2B"/>
    <w:rsid val="410E39D0"/>
    <w:rsid val="415B156B"/>
    <w:rsid val="41750339"/>
    <w:rsid val="41C5661A"/>
    <w:rsid val="41CC8374"/>
    <w:rsid val="421E3B7E"/>
    <w:rsid val="42ACF1AD"/>
    <w:rsid val="42F59929"/>
    <w:rsid val="4307341B"/>
    <w:rsid val="43969C2F"/>
    <w:rsid val="43C3E069"/>
    <w:rsid val="4424DCFC"/>
    <w:rsid val="44555AC4"/>
    <w:rsid val="447750E4"/>
    <w:rsid val="44D58024"/>
    <w:rsid val="4515B6C6"/>
    <w:rsid val="4531874C"/>
    <w:rsid val="45470D8E"/>
    <w:rsid val="4567EB10"/>
    <w:rsid val="4599A056"/>
    <w:rsid val="459B02BC"/>
    <w:rsid val="45D40E80"/>
    <w:rsid val="4637FE9B"/>
    <w:rsid val="46AF1EEA"/>
    <w:rsid val="46B43BBA"/>
    <w:rsid val="46E6B674"/>
    <w:rsid val="4717D041"/>
    <w:rsid val="476C8521"/>
    <w:rsid val="47812414"/>
    <w:rsid val="47993BB2"/>
    <w:rsid val="47A130C1"/>
    <w:rsid val="47AE9ED4"/>
    <w:rsid val="47E8319C"/>
    <w:rsid val="47EFBEF8"/>
    <w:rsid val="48689550"/>
    <w:rsid val="488698AD"/>
    <w:rsid val="489C93A9"/>
    <w:rsid val="48E6D6CE"/>
    <w:rsid val="4905E945"/>
    <w:rsid val="490C6AE3"/>
    <w:rsid val="490D5D9D"/>
    <w:rsid val="4918DD75"/>
    <w:rsid val="491E5BE1"/>
    <w:rsid val="49263EFA"/>
    <w:rsid val="4930CE22"/>
    <w:rsid val="4944F57B"/>
    <w:rsid val="49A014C2"/>
    <w:rsid val="49AAFA73"/>
    <w:rsid val="49E21273"/>
    <w:rsid val="4A213BC1"/>
    <w:rsid val="4A6F9F27"/>
    <w:rsid val="4AADD270"/>
    <w:rsid val="4AC5D1DB"/>
    <w:rsid val="4ACDE713"/>
    <w:rsid val="4AD9D8E5"/>
    <w:rsid val="4B48BB89"/>
    <w:rsid val="4B905040"/>
    <w:rsid val="4BE77CFF"/>
    <w:rsid val="4BFA7C23"/>
    <w:rsid val="4C0E3011"/>
    <w:rsid val="4C4A2D75"/>
    <w:rsid val="4C911572"/>
    <w:rsid val="4CD7875C"/>
    <w:rsid val="4D06EE21"/>
    <w:rsid val="4D0D2131"/>
    <w:rsid val="4DA075BA"/>
    <w:rsid val="4DD3DEB3"/>
    <w:rsid val="4DE22CEA"/>
    <w:rsid val="4DFF753E"/>
    <w:rsid val="4E99C967"/>
    <w:rsid val="4E9A8223"/>
    <w:rsid val="4EB97E0C"/>
    <w:rsid val="4F0A39DA"/>
    <w:rsid val="4F77DB11"/>
    <w:rsid val="4F956A17"/>
    <w:rsid val="4F9CBDFB"/>
    <w:rsid val="4F9D055B"/>
    <w:rsid val="4FF42CF1"/>
    <w:rsid val="5002C006"/>
    <w:rsid val="502C6CB4"/>
    <w:rsid val="50D9332E"/>
    <w:rsid val="514E5103"/>
    <w:rsid val="51A0D7C2"/>
    <w:rsid val="51AA5772"/>
    <w:rsid val="522A71A2"/>
    <w:rsid val="522B5462"/>
    <w:rsid val="524A7282"/>
    <w:rsid val="528B74BC"/>
    <w:rsid val="52A592B3"/>
    <w:rsid val="52DBD6EF"/>
    <w:rsid val="531453C7"/>
    <w:rsid val="5333E0D1"/>
    <w:rsid val="5333E1D9"/>
    <w:rsid val="53439345"/>
    <w:rsid val="537338B1"/>
    <w:rsid val="53C20DB7"/>
    <w:rsid val="53D4454D"/>
    <w:rsid val="53EA8EDF"/>
    <w:rsid val="53F919A5"/>
    <w:rsid val="5410C0E4"/>
    <w:rsid val="545A4C30"/>
    <w:rsid val="546E1A25"/>
    <w:rsid val="547626A2"/>
    <w:rsid val="549EFC36"/>
    <w:rsid val="54AF62CC"/>
    <w:rsid val="551CA6CE"/>
    <w:rsid val="554C8BB0"/>
    <w:rsid val="55691ED4"/>
    <w:rsid val="5576E842"/>
    <w:rsid val="559AF3FE"/>
    <w:rsid val="55E816D3"/>
    <w:rsid val="56114A1B"/>
    <w:rsid val="561C9F5B"/>
    <w:rsid val="56674E7E"/>
    <w:rsid val="56B98F1F"/>
    <w:rsid val="56E52340"/>
    <w:rsid val="577E5B44"/>
    <w:rsid val="57A79951"/>
    <w:rsid val="57BABD40"/>
    <w:rsid val="580BC7F9"/>
    <w:rsid val="586210C8"/>
    <w:rsid val="58AB9CE4"/>
    <w:rsid val="590EE89F"/>
    <w:rsid val="5928AC8F"/>
    <w:rsid val="5949A74C"/>
    <w:rsid val="595E54F5"/>
    <w:rsid val="59C28F35"/>
    <w:rsid val="5A55F998"/>
    <w:rsid val="5A5DECAE"/>
    <w:rsid val="5A64F602"/>
    <w:rsid val="5A7A3A81"/>
    <w:rsid val="5AAC6370"/>
    <w:rsid val="5AC17CCB"/>
    <w:rsid val="5B9E3AB6"/>
    <w:rsid val="5BDF03F4"/>
    <w:rsid val="5BFC2DF0"/>
    <w:rsid val="5C365858"/>
    <w:rsid val="5C527523"/>
    <w:rsid val="5C939142"/>
    <w:rsid val="5CAC8899"/>
    <w:rsid val="5CC2EE8E"/>
    <w:rsid val="5D62CA79"/>
    <w:rsid val="5DBF658D"/>
    <w:rsid val="5E20F863"/>
    <w:rsid val="5E2B5C43"/>
    <w:rsid val="5E2C08C9"/>
    <w:rsid val="5E350B50"/>
    <w:rsid val="5E3DC05B"/>
    <w:rsid val="5E455C84"/>
    <w:rsid val="5E953578"/>
    <w:rsid val="5EC30303"/>
    <w:rsid val="5F2797BA"/>
    <w:rsid val="5F34F7D3"/>
    <w:rsid val="5F6429CD"/>
    <w:rsid val="5F875A00"/>
    <w:rsid val="5FAFE091"/>
    <w:rsid val="5FC3C837"/>
    <w:rsid val="6016ADB0"/>
    <w:rsid val="609DA40B"/>
    <w:rsid val="60ED2248"/>
    <w:rsid val="60F6F117"/>
    <w:rsid val="61129C66"/>
    <w:rsid val="611E827B"/>
    <w:rsid val="6149C28C"/>
    <w:rsid val="61D77C8F"/>
    <w:rsid val="620A7FB8"/>
    <w:rsid val="6211391F"/>
    <w:rsid val="62183279"/>
    <w:rsid val="621D9F2E"/>
    <w:rsid val="622FB699"/>
    <w:rsid val="6247F85B"/>
    <w:rsid val="62A6B89B"/>
    <w:rsid val="634123B3"/>
    <w:rsid val="6373A479"/>
    <w:rsid val="637995B9"/>
    <w:rsid val="63D8B7FB"/>
    <w:rsid val="63DCBB3E"/>
    <w:rsid val="63F1F582"/>
    <w:rsid val="6402FD6B"/>
    <w:rsid val="640B9E14"/>
    <w:rsid val="64182BDE"/>
    <w:rsid val="6435BB05"/>
    <w:rsid val="6449AA3F"/>
    <w:rsid val="6459ED08"/>
    <w:rsid val="64B399FC"/>
    <w:rsid val="64B4A604"/>
    <w:rsid val="64F5E7DD"/>
    <w:rsid val="651BCDB0"/>
    <w:rsid val="6557C71E"/>
    <w:rsid val="657D2958"/>
    <w:rsid val="658AA93E"/>
    <w:rsid val="65B90885"/>
    <w:rsid val="65C5DAB4"/>
    <w:rsid val="661BAA1F"/>
    <w:rsid val="66FB738F"/>
    <w:rsid val="67394DFB"/>
    <w:rsid val="678CD5EB"/>
    <w:rsid val="67AC1C17"/>
    <w:rsid val="67B3F759"/>
    <w:rsid val="68679145"/>
    <w:rsid val="686DCE07"/>
    <w:rsid val="689512E3"/>
    <w:rsid val="68EA50E6"/>
    <w:rsid val="6922B2A0"/>
    <w:rsid val="69CA228F"/>
    <w:rsid val="6A4FEB7C"/>
    <w:rsid val="6A984C58"/>
    <w:rsid val="6AAE8F6E"/>
    <w:rsid val="6AC68379"/>
    <w:rsid val="6AD8988F"/>
    <w:rsid val="6B1751EE"/>
    <w:rsid val="6BEE2013"/>
    <w:rsid val="6C059D13"/>
    <w:rsid val="6C3DF4AE"/>
    <w:rsid val="6C4A3A63"/>
    <w:rsid val="6C8357DB"/>
    <w:rsid val="6CE099E9"/>
    <w:rsid val="6D0D2F87"/>
    <w:rsid val="6D1E3D66"/>
    <w:rsid val="6D97D05C"/>
    <w:rsid val="6DB31A72"/>
    <w:rsid val="6DBFC783"/>
    <w:rsid val="6E002F9A"/>
    <w:rsid val="6E1A0529"/>
    <w:rsid val="6E4FD539"/>
    <w:rsid val="6F1BC03B"/>
    <w:rsid val="6FA082B8"/>
    <w:rsid val="6FE31E50"/>
    <w:rsid val="7041F0B2"/>
    <w:rsid val="704250DA"/>
    <w:rsid val="709B277A"/>
    <w:rsid val="70EE1C09"/>
    <w:rsid val="71657EAF"/>
    <w:rsid val="71D7AF35"/>
    <w:rsid val="7200E808"/>
    <w:rsid val="725AE305"/>
    <w:rsid val="72793D78"/>
    <w:rsid val="732423EC"/>
    <w:rsid val="7329320D"/>
    <w:rsid val="7392B723"/>
    <w:rsid val="739896A6"/>
    <w:rsid val="73A46CF9"/>
    <w:rsid val="73C80A3F"/>
    <w:rsid val="73E87834"/>
    <w:rsid val="7469F3EB"/>
    <w:rsid val="74910ABE"/>
    <w:rsid val="749CC321"/>
    <w:rsid val="74BDF39E"/>
    <w:rsid val="74D9BF1F"/>
    <w:rsid val="751305A7"/>
    <w:rsid val="7592F025"/>
    <w:rsid val="75EE4DA7"/>
    <w:rsid val="75EE5FE1"/>
    <w:rsid val="76419034"/>
    <w:rsid val="76BC9310"/>
    <w:rsid val="76C588AF"/>
    <w:rsid val="76E50596"/>
    <w:rsid val="76E79D4E"/>
    <w:rsid val="7745D257"/>
    <w:rsid val="7759649D"/>
    <w:rsid val="77917637"/>
    <w:rsid val="77E14BF2"/>
    <w:rsid val="78118BC4"/>
    <w:rsid val="78974881"/>
    <w:rsid val="78DA77DF"/>
    <w:rsid val="78F0A705"/>
    <w:rsid val="795AB083"/>
    <w:rsid val="7986A5D7"/>
    <w:rsid val="79A0964B"/>
    <w:rsid val="79A51A7C"/>
    <w:rsid val="7A071B85"/>
    <w:rsid val="7A13F875"/>
    <w:rsid val="7A21A84C"/>
    <w:rsid val="7A5394C0"/>
    <w:rsid val="7AC8C046"/>
    <w:rsid val="7B00D1DD"/>
    <w:rsid val="7B392EB8"/>
    <w:rsid val="7B3DB45E"/>
    <w:rsid val="7B58861B"/>
    <w:rsid val="7B8EC071"/>
    <w:rsid val="7BF23E97"/>
    <w:rsid val="7BFAB8EA"/>
    <w:rsid val="7C334A0F"/>
    <w:rsid val="7CA76F64"/>
    <w:rsid val="7CC66E13"/>
    <w:rsid val="7CD96607"/>
    <w:rsid val="7CDE0663"/>
    <w:rsid val="7CF69F4F"/>
    <w:rsid val="7D00BD19"/>
    <w:rsid val="7D4AB9E7"/>
    <w:rsid val="7D750DCD"/>
    <w:rsid val="7D7BD7E9"/>
    <w:rsid val="7D9AE741"/>
    <w:rsid val="7DDB2BD6"/>
    <w:rsid val="7E3BF6C8"/>
    <w:rsid val="7E486972"/>
    <w:rsid val="7E5A592D"/>
    <w:rsid val="7E92F932"/>
    <w:rsid val="7ED403AC"/>
    <w:rsid val="7F4F2D71"/>
    <w:rsid val="7FB63752"/>
    <w:rsid val="7FC169BC"/>
    <w:rsid val="7FD7A21A"/>
  </w:rsids>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docDefaults>
    <w:rPrDefault>
      <w:rPr>
        <w:lang w:val="en-GB" w:eastAsia="ja-JP" w:bidi="ar-SA"/>
        <w:rFonts w:ascii="Aptos" w:hAnsiTheme="minorHAnsi" w:eastAsiaTheme="minorEastAsia" w:cstheme="minorBidi"/>
        <w:sz w:val="24"/>
        <w:szCs w:val="24"/>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basedOn w:val="Normal"/>
    <w:next w:val="Normal"/>
    <w:uiPriority w:val="9"/>
    <w:rsid w:val="0B277C97"/>
    <w:pPr>
      <w:keepNext/>
      <w:keepLines/>
      <w:outlineLvl w:val="0"/>
      <w:spacing w:before="360" w:after="80"/>
    </w:pPr>
    <w:rPr>
      <w:color w:val="0F4761"/>
      <w:rFonts w:ascii="Aptos Display" w:hAnsiTheme="majorHAnsi" w:eastAsiaTheme="majorEastAsia" w:cstheme="majorBidi"/>
      <w:sz w:val="40"/>
      <w:szCs w:val="40"/>
    </w:rPr>
  </w:style>
  <w:style w:type="paragraph" w:styleId="Heading2">
    <w:name w:val="Heading 2"/>
    <w:qFormat/>
    <w:basedOn w:val="Normal"/>
    <w:next w:val="Normal"/>
    <w:uiPriority w:val="9"/>
    <w:unhideWhenUsed/>
    <w:rsid w:val="0B277C97"/>
    <w:pPr>
      <w:keepNext/>
      <w:keepLines/>
      <w:outlineLvl w:val="1"/>
      <w:spacing w:before="160" w:after="80"/>
    </w:pPr>
    <w:rPr>
      <w:color w:val="0F4761"/>
      <w:rFonts w:ascii="Aptos Display" w:hAnsiTheme="majorHAnsi" w:eastAsiaTheme="majorEastAsia" w:cstheme="majorBidi"/>
      <w:sz w:val="32"/>
      <w:szCs w:val="32"/>
    </w:rPr>
  </w:style>
  <w:style w:type="paragraph" w:styleId="Heading3">
    <w:name w:val="Heading 3"/>
    <w:qFormat/>
    <w:basedOn w:val="Normal"/>
    <w:next w:val="Normal"/>
    <w:uiPriority w:val="9"/>
    <w:unhideWhenUsed/>
    <w:rsid w:val="0B277C97"/>
    <w:pPr>
      <w:keepNext/>
      <w:keepLines/>
      <w:outlineLvl w:val="2"/>
      <w:spacing w:before="160" w:after="80"/>
    </w:pPr>
    <w:rPr>
      <w:color w:val="0F4761"/>
      <w:rFonts w:eastAsiaTheme="majorEastAsia" w:cstheme="majorBidi"/>
      <w:sz w:val="28"/>
      <w:szCs w:val="28"/>
    </w:rPr>
  </w:style>
  <w:style w:type="character" w:default="1" w:styleId="DefaultParagraphFont">
    <w:name w:val="Default Paragraph Font"/>
    <w:uiPriority w:val="1"/>
    <w:semiHidden/>
    <w:unhideWhenUsed/>
  </w:style>
  <w:style w:type="table" w:default="1" w:styleId="TableNormal">
    <w:name w:val="Normal Table"/>
    <w:tblPr>
      <w:tblCellMar>
        <w:top w:w="0" w:type="dxa"/>
        <w:left w:w="108" w:type="dxa"/>
        <w:bottom w:w="0" w:type="dxa"/>
        <w:right w:w="108" w:type="dxa"/>
      </w:tblCellMar>
      <w:tblInd w:w="0" w:type="dxa"/>
    </w:tblPr>
    <w:uiPriority w:val="99"/>
    <w:semiHidden/>
    <w:unhideWhenUsed/>
  </w:style>
  <w:style w:type="numbering" w:default="1" w:styleId="NoList">
    <w:name w:val="No List"/>
    <w:uiPriority w:val="99"/>
    <w:semiHidden/>
    <w:unhideWhenUsed/>
  </w:style>
  <w:style w:type="paragraph" w:styleId="ListParagraph">
    <w:name w:val="List Paragraph"/>
    <w:qFormat/>
    <w:basedOn w:val="Normal"/>
    <w:uiPriority w:val="34"/>
    <w:rsid w:val="0B277C97"/>
    <w:pPr>
      <w:ind w:left="720"/>
      <w:contextualSpacing/>
    </w:pPr>
  </w:style>
  <w:style w:type="table" w:styleId="TableGrid">
    <w:name w:val="Table Grid"/>
    <w:basedOn w:val="TableNormal"/>
    <w:pPr>
      <w:spacing w:after="0" w:line="240" w:lineRule="auto"/>
    </w:pPr>
    <w:tblPr>
      <w:tblBorders>
        <w:top w:val="single" w:sz="4" w:color="000000" w:space="0" w:themeColor="text1"/>
        <w:bottom w:val="single" w:sz="4" w:color="000000" w:space="0" w:themeColor="text1"/>
        <w:left w:val="single" w:sz="4" w:color="000000" w:space="0" w:themeColor="text1"/>
        <w:right w:val="single" w:sz="4" w:color="000000" w:space="0" w:themeColor="text1"/>
        <w:insideH w:val="single" w:sz="4" w:color="000000" w:space="0" w:themeColor="text1"/>
        <w:insideV w:val="single" w:sz="4" w:color="000000" w:space="0" w:themeColor="text1"/>
      </w:tblBorders>
    </w:tblPr>
    <w:uiPriority w:val="59"/>
    <w:rsid w:val="00FB4123"/>
  </w:style>
  <w:style w:type="character" w:styleId="CommentReference">
    <w:name w:val="annotation reference"/>
    <w:basedOn w:val="DefaultParagraphFont"/>
    <w:uiPriority w:val="99"/>
    <w:semiHidden/>
    <w:unhideWhenUsed/>
    <w:rsid w:val="002F4878"/>
    <w:rPr>
      <w:sz w:val="16"/>
      <w:szCs w:val="16"/>
    </w:rPr>
  </w:style>
  <w:style w:type="paragraph" w:styleId="CommentText">
    <w:name w:val="annotation text"/>
    <w:basedOn w:val="Normal"/>
    <w:link w:val="CommentTextChar"/>
    <w:uiPriority w:val="99"/>
    <w:semiHidden/>
    <w:unhideWhenUsed/>
    <w:rsid w:val="002F4878"/>
    <w:pPr>
      <w:spacing w:line="240" w:lineRule="auto"/>
    </w:pPr>
    <w:rPr>
      <w:kern w:val="2"/>
      <w:lang w:val="en-US" w:eastAsia="en-US"/>
      <w14:ligatures w14:val="standardContextual"/>
      <w:rFonts w:eastAsiaTheme="minorHAnsi"/>
      <w:sz w:val="20"/>
      <w:szCs w:val="20"/>
    </w:rPr>
  </w:style>
  <w:style w:type="character" w:styleId="CommentTextChar">
    <w:name w:val="Comment Text Char"/>
    <w:basedOn w:val="DefaultParagraphFont"/>
    <w:link w:val="CommentText"/>
    <w:uiPriority w:val="99"/>
    <w:semiHidden/>
    <w:rsid w:val="002F4878"/>
    <w:rPr>
      <w:kern w:val="2"/>
      <w:lang w:val="en-US" w:eastAsia="en-US"/>
      <w14:ligatures w14:val="standardContextual"/>
      <w:rFonts w:eastAsiaTheme="minorHAnsi"/>
      <w:sz w:val="20"/>
      <w:szCs w:val="20"/>
    </w:rPr>
  </w:style>
  <w:style w:type="paragraph" w:styleId="CommentSubject">
    <w:name w:val="annotation subject"/>
    <w:basedOn w:val="CommentText"/>
    <w:next w:val="CommentText"/>
    <w:link w:val="CommentSubjectChar"/>
    <w:uiPriority w:val="99"/>
    <w:semiHidden/>
    <w:unhideWhenUsed/>
    <w:rsid w:val="00144A47"/>
    <w:rPr>
      <w:bCs/>
      <w:kern w:val="0"/>
      <w:lang w:val="en-GB" w:eastAsia="ja-JP"/>
      <w14:ligatures w14:val="none"/>
      <w:b/>
      <w:rFonts w:eastAsiaTheme="minorEastAsia"/>
    </w:rPr>
  </w:style>
  <w:style w:type="character" w:styleId="CommentSubjectChar">
    <w:name w:val="Comment Subject Char"/>
    <w:basedOn w:val="CommentTextChar"/>
    <w:link w:val="CommentSubject"/>
    <w:uiPriority w:val="99"/>
    <w:semiHidden/>
    <w:rsid w:val="00144A47"/>
    <w:rPr>
      <w:bCs/>
      <w:kern w:val="2"/>
      <w:lang w:val="en-US" w:eastAsia="en-US"/>
      <w14:ligatures w14:val="standardContextual"/>
      <w:b/>
      <w:rFonts w:eastAsiaTheme="minorHAnsi"/>
      <w:sz w:val="20"/>
      <w:szCs w:val="20"/>
    </w:rPr>
  </w:style>
  <w:style w:type="character" w:styleId="Hyperlink">
    <w:name w:val="Hyperlink"/>
    <w:basedOn w:val="DefaultParagraphFont"/>
    <w:uiPriority w:val="99"/>
    <w:unhideWhenUsed/>
    <w:rsid w:val="6E4FD539"/>
    <w:rPr>
      <w:u w:val="single"/>
      <w:color w:val="467886"/>
    </w:rPr>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65ff3c0b2e334964" Type="http://schemas.openxmlformats.org/officeDocument/2006/relationships/hyperlink" Target="https://www.chowdeck.com/" TargetMode="External"/><Relationship Id="Re75e700cc51044d5" Type="http://schemas.openxmlformats.org/officeDocument/2006/relationships/hyperlink" Target="https://www.glovoapp.com/" TargetMode="External"/><Relationship Id="R7bc80194df2e4b7a" Type="http://schemas.openxmlformats.org/officeDocument/2006/relationships/hyperlink" Target="https://www.gokada.com/" TargetMode="External"/><Relationship Id="R36cd320aac874555" Type="http://schemas.openxmlformats.org/officeDocument/2006/relationships/hyperlink" Target="https://www.indrive.com/" TargetMode="External"/><Relationship Id="Race25728dc6847de" Type="http://schemas.openxmlformats.org/officeDocument/2006/relationships/hyperlink" Target="https://www.jumia.com.ng/food" TargetMode="External"/><Relationship Id="R65c2a704af1849a0" Type="http://schemas.openxmlformats.org/officeDocument/2006/relationships/hyperlink" Target="https://www.kwikpik.com/" TargetMode="External"/><Relationship Id="Re9514fda0ef548cd" Type="http://schemas.openxmlformats.org/officeDocument/2006/relationships/hyperlink" Target="https://www.meetup.com/" TargetMode="External"/><Relationship Id="Rfa69ed31dcf7431e" Type="http://schemas.openxmlformats.org/officeDocument/2006/relationships/hyperlink" Target="https://www.sendy.com/" TargetMode="External"/><Relationship Id="R60b0a5a4e60e4f62" Type="http://schemas.openxmlformats.org/officeDocument/2006/relationships/hyperlink" Target="https://www.splitwise.com/"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Sharon Olodu</dc:creator>
  <keywords/>
  <dc:description/>
  <lastModifiedBy>Sharon Olodu</lastModifiedBy>
  <revision>5</revision>
  <dcterms:created xsi:type="dcterms:W3CDTF">2026-04-16T00:40:00.0000000Z</dcterms:created>
  <dcterms:modified xsi:type="dcterms:W3CDTF">2026-04-20T23:14:08.7839441Z</dcterms:modified>
</coreProperties>
</file>